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5373F" w14:textId="77777777" w:rsidR="003A5185" w:rsidRDefault="003A5185">
      <w:pPr>
        <w:spacing w:after="0" w:line="276" w:lineRule="auto"/>
        <w:ind w:left="0" w:firstLine="0"/>
        <w:jc w:val="center"/>
        <w:rPr>
          <w:b/>
          <w:sz w:val="32"/>
          <w:szCs w:val="32"/>
        </w:rPr>
      </w:pPr>
    </w:p>
    <w:p w14:paraId="02653740" w14:textId="77777777" w:rsidR="003A5185" w:rsidRDefault="003A5185">
      <w:pPr>
        <w:spacing w:after="0" w:line="276" w:lineRule="auto"/>
        <w:ind w:left="0" w:firstLine="0"/>
        <w:jc w:val="center"/>
        <w:rPr>
          <w:b/>
          <w:sz w:val="32"/>
          <w:szCs w:val="32"/>
        </w:rPr>
      </w:pPr>
    </w:p>
    <w:p w14:paraId="02653741" w14:textId="77777777" w:rsidR="003A5185" w:rsidRDefault="003A5185">
      <w:pPr>
        <w:spacing w:after="0" w:line="276" w:lineRule="auto"/>
        <w:ind w:left="0" w:firstLine="0"/>
        <w:jc w:val="center"/>
        <w:rPr>
          <w:b/>
          <w:sz w:val="32"/>
          <w:szCs w:val="32"/>
        </w:rPr>
      </w:pPr>
    </w:p>
    <w:p w14:paraId="02653742" w14:textId="77777777" w:rsidR="003A5185" w:rsidRDefault="003A5185">
      <w:pPr>
        <w:spacing w:after="0" w:line="276" w:lineRule="auto"/>
        <w:ind w:left="0" w:firstLine="0"/>
        <w:jc w:val="center"/>
        <w:rPr>
          <w:b/>
          <w:sz w:val="32"/>
          <w:szCs w:val="32"/>
        </w:rPr>
      </w:pPr>
    </w:p>
    <w:p w14:paraId="02653743" w14:textId="77777777" w:rsidR="003A5185" w:rsidRDefault="003A5185">
      <w:pPr>
        <w:spacing w:after="0" w:line="276" w:lineRule="auto"/>
        <w:ind w:left="0" w:firstLine="0"/>
        <w:jc w:val="center"/>
        <w:rPr>
          <w:b/>
          <w:sz w:val="32"/>
          <w:szCs w:val="32"/>
        </w:rPr>
      </w:pPr>
    </w:p>
    <w:p w14:paraId="02653744" w14:textId="77777777" w:rsidR="003A5185" w:rsidRDefault="003A5185">
      <w:pPr>
        <w:spacing w:after="0" w:line="276" w:lineRule="auto"/>
        <w:ind w:left="0" w:firstLine="0"/>
        <w:jc w:val="center"/>
        <w:rPr>
          <w:b/>
          <w:sz w:val="32"/>
          <w:szCs w:val="32"/>
        </w:rPr>
      </w:pPr>
    </w:p>
    <w:p w14:paraId="02653745" w14:textId="77777777" w:rsidR="003A5185" w:rsidRDefault="003A5185">
      <w:pPr>
        <w:spacing w:after="0" w:line="276" w:lineRule="auto"/>
        <w:ind w:left="0" w:firstLine="0"/>
        <w:jc w:val="center"/>
        <w:rPr>
          <w:b/>
          <w:sz w:val="32"/>
          <w:szCs w:val="32"/>
        </w:rPr>
      </w:pPr>
    </w:p>
    <w:p w14:paraId="02653746" w14:textId="77777777" w:rsidR="003A5185" w:rsidRDefault="002E1FE5">
      <w:pPr>
        <w:spacing w:after="0" w:line="276" w:lineRule="auto"/>
        <w:rPr>
          <w:b/>
          <w:color w:val="000000"/>
        </w:rPr>
      </w:pPr>
      <w:r>
        <w:rPr>
          <w:b/>
          <w:color w:val="000000"/>
        </w:rPr>
        <w:t xml:space="preserve">Table of Contents </w:t>
      </w:r>
    </w:p>
    <w:sdt>
      <w:sdtPr>
        <w:id w:val="164216116"/>
        <w:docPartObj>
          <w:docPartGallery w:val="Table of Contents"/>
          <w:docPartUnique/>
        </w:docPartObj>
      </w:sdtPr>
      <w:sdtContent>
        <w:p w14:paraId="02653747" w14:textId="77777777" w:rsidR="003A5185" w:rsidRDefault="002E1FE5">
          <w:pPr>
            <w:pBdr>
              <w:top w:val="nil"/>
              <w:left w:val="nil"/>
              <w:bottom w:val="nil"/>
              <w:right w:val="nil"/>
              <w:between w:val="nil"/>
            </w:pBdr>
            <w:tabs>
              <w:tab w:val="right" w:leader="dot" w:pos="10790"/>
            </w:tabs>
            <w:spacing w:before="120" w:after="0" w:line="600" w:lineRule="auto"/>
            <w:ind w:left="0" w:firstLine="0"/>
            <w:rPr>
              <w:color w:val="000000"/>
            </w:rPr>
          </w:pPr>
          <w:r>
            <w:fldChar w:fldCharType="begin"/>
          </w:r>
          <w:r>
            <w:instrText xml:space="preserve"> TOC \h \u \z \t "Heading 1,1,Heading 2,2,Heading 3,3,"</w:instrText>
          </w:r>
          <w:r>
            <w:fldChar w:fldCharType="separate"/>
          </w:r>
          <w:hyperlink w:anchor="_heading=h.qqvybfhod2y3">
            <w:r>
              <w:rPr>
                <w:color w:val="000000"/>
              </w:rPr>
              <w:t>List of investigators</w:t>
            </w:r>
            <w:r>
              <w:rPr>
                <w:color w:val="000000"/>
              </w:rPr>
              <w:tab/>
              <w:t>2</w:t>
            </w:r>
          </w:hyperlink>
        </w:p>
        <w:p w14:paraId="02653748" w14:textId="77777777" w:rsidR="003A5185" w:rsidRDefault="002E1FE5">
          <w:pPr>
            <w:pBdr>
              <w:top w:val="nil"/>
              <w:left w:val="nil"/>
              <w:bottom w:val="nil"/>
              <w:right w:val="nil"/>
              <w:between w:val="nil"/>
            </w:pBdr>
            <w:tabs>
              <w:tab w:val="right" w:leader="dot" w:pos="10790"/>
            </w:tabs>
            <w:spacing w:before="120" w:after="0" w:line="600" w:lineRule="auto"/>
            <w:ind w:left="0" w:firstLine="0"/>
            <w:rPr>
              <w:color w:val="000000"/>
            </w:rPr>
          </w:pPr>
          <w:hyperlink w:anchor="_heading=h.9m7dy58bcjtm">
            <w:r>
              <w:rPr>
                <w:color w:val="000000"/>
              </w:rPr>
              <w:t>List of abbreviations</w:t>
            </w:r>
            <w:r>
              <w:rPr>
                <w:color w:val="000000"/>
              </w:rPr>
              <w:tab/>
              <w:t>4</w:t>
            </w:r>
          </w:hyperlink>
        </w:p>
        <w:p w14:paraId="02653749" w14:textId="77777777" w:rsidR="003A5185" w:rsidRDefault="002E1FE5">
          <w:pPr>
            <w:pBdr>
              <w:top w:val="nil"/>
              <w:left w:val="nil"/>
              <w:bottom w:val="nil"/>
              <w:right w:val="nil"/>
              <w:between w:val="nil"/>
            </w:pBdr>
            <w:tabs>
              <w:tab w:val="right" w:leader="dot" w:pos="10790"/>
            </w:tabs>
            <w:spacing w:before="120" w:after="0" w:line="600" w:lineRule="auto"/>
            <w:ind w:left="0" w:firstLine="0"/>
            <w:rPr>
              <w:color w:val="000000"/>
            </w:rPr>
          </w:pPr>
          <w:hyperlink w:anchor="_heading=h.h1bwrzdv51bh">
            <w:r>
              <w:rPr>
                <w:color w:val="000000"/>
              </w:rPr>
              <w:t>Operational Definitions</w:t>
            </w:r>
            <w:r>
              <w:rPr>
                <w:color w:val="000000"/>
              </w:rPr>
              <w:tab/>
              <w:t>5</w:t>
            </w:r>
          </w:hyperlink>
        </w:p>
        <w:p w14:paraId="0265374A" w14:textId="77777777" w:rsidR="003A5185" w:rsidRDefault="002E1FE5">
          <w:pPr>
            <w:pBdr>
              <w:top w:val="nil"/>
              <w:left w:val="nil"/>
              <w:bottom w:val="nil"/>
              <w:right w:val="nil"/>
              <w:between w:val="nil"/>
            </w:pBdr>
            <w:tabs>
              <w:tab w:val="right" w:leader="dot" w:pos="10790"/>
            </w:tabs>
            <w:spacing w:before="120" w:after="0" w:line="600" w:lineRule="auto"/>
            <w:ind w:left="0" w:firstLine="0"/>
            <w:rPr>
              <w:color w:val="000000"/>
            </w:rPr>
          </w:pPr>
          <w:hyperlink w:anchor="_heading=h.saeqnkqmxqao">
            <w:r>
              <w:rPr>
                <w:color w:val="000000"/>
              </w:rPr>
              <w:t>List of Tables</w:t>
            </w:r>
            <w:r>
              <w:rPr>
                <w:color w:val="000000"/>
              </w:rPr>
              <w:tab/>
              <w:t>6</w:t>
            </w:r>
          </w:hyperlink>
        </w:p>
        <w:p w14:paraId="0265374B" w14:textId="77777777" w:rsidR="003A5185" w:rsidRDefault="002E1FE5">
          <w:pPr>
            <w:pBdr>
              <w:top w:val="nil"/>
              <w:left w:val="nil"/>
              <w:bottom w:val="nil"/>
              <w:right w:val="nil"/>
              <w:between w:val="nil"/>
            </w:pBdr>
            <w:tabs>
              <w:tab w:val="right" w:leader="dot" w:pos="10790"/>
            </w:tabs>
            <w:spacing w:before="120" w:after="0" w:line="600" w:lineRule="auto"/>
            <w:ind w:left="0" w:firstLine="0"/>
            <w:rPr>
              <w:color w:val="000000"/>
            </w:rPr>
          </w:pPr>
          <w:hyperlink w:anchor="_heading=h.adpv1qwnfmoh">
            <w:r>
              <w:rPr>
                <w:color w:val="000000"/>
              </w:rPr>
              <w:t>List of Figures</w:t>
            </w:r>
            <w:r>
              <w:rPr>
                <w:color w:val="000000"/>
              </w:rPr>
              <w:tab/>
              <w:t>6</w:t>
            </w:r>
          </w:hyperlink>
        </w:p>
        <w:p w14:paraId="0265374C" w14:textId="77777777" w:rsidR="003A5185" w:rsidRDefault="002E1FE5">
          <w:pPr>
            <w:pBdr>
              <w:top w:val="nil"/>
              <w:left w:val="nil"/>
              <w:bottom w:val="nil"/>
              <w:right w:val="nil"/>
              <w:between w:val="nil"/>
            </w:pBdr>
            <w:tabs>
              <w:tab w:val="right" w:leader="dot" w:pos="10790"/>
            </w:tabs>
            <w:spacing w:before="120" w:after="0" w:line="600" w:lineRule="auto"/>
            <w:ind w:left="0" w:firstLine="0"/>
            <w:rPr>
              <w:color w:val="000000"/>
            </w:rPr>
          </w:pPr>
          <w:hyperlink w:anchor="_heading=h.tqucwgjbv8vu">
            <w:r>
              <w:rPr>
                <w:color w:val="000000"/>
              </w:rPr>
              <w:t>Background and Significance</w:t>
            </w:r>
            <w:r>
              <w:rPr>
                <w:color w:val="000000"/>
              </w:rPr>
              <w:tab/>
              <w:t>8</w:t>
            </w:r>
          </w:hyperlink>
        </w:p>
        <w:p w14:paraId="0265374D" w14:textId="77777777" w:rsidR="003A5185" w:rsidRDefault="002E1FE5">
          <w:pPr>
            <w:pBdr>
              <w:top w:val="nil"/>
              <w:left w:val="nil"/>
              <w:bottom w:val="nil"/>
              <w:right w:val="nil"/>
              <w:between w:val="nil"/>
            </w:pBdr>
            <w:tabs>
              <w:tab w:val="right" w:leader="dot" w:pos="10790"/>
            </w:tabs>
            <w:spacing w:before="120" w:after="0" w:line="600" w:lineRule="auto"/>
            <w:ind w:left="0" w:firstLine="0"/>
            <w:rPr>
              <w:color w:val="000000"/>
            </w:rPr>
          </w:pPr>
          <w:hyperlink w:anchor="_heading=h.8gpfvggqxi5n">
            <w:r>
              <w:rPr>
                <w:color w:val="000000"/>
              </w:rPr>
              <w:t>Methodology</w:t>
            </w:r>
            <w:r>
              <w:rPr>
                <w:color w:val="000000"/>
              </w:rPr>
              <w:tab/>
              <w:t>10</w:t>
            </w:r>
          </w:hyperlink>
        </w:p>
        <w:p w14:paraId="0265374E" w14:textId="77777777" w:rsidR="003A5185" w:rsidRDefault="002E1FE5">
          <w:pPr>
            <w:pBdr>
              <w:top w:val="nil"/>
              <w:left w:val="nil"/>
              <w:bottom w:val="nil"/>
              <w:right w:val="nil"/>
              <w:between w:val="nil"/>
            </w:pBdr>
            <w:tabs>
              <w:tab w:val="right" w:leader="dot" w:pos="10790"/>
            </w:tabs>
            <w:spacing w:before="120" w:after="0" w:line="600" w:lineRule="auto"/>
            <w:ind w:left="220" w:hanging="221"/>
            <w:rPr>
              <w:color w:val="000000"/>
            </w:rPr>
          </w:pPr>
          <w:hyperlink w:anchor="_heading=h.66b51vu2uvo4">
            <w:r>
              <w:rPr>
                <w:color w:val="000000"/>
              </w:rPr>
              <w:t>Study Setting</w:t>
            </w:r>
            <w:r>
              <w:rPr>
                <w:color w:val="000000"/>
              </w:rPr>
              <w:tab/>
              <w:t>10</w:t>
            </w:r>
          </w:hyperlink>
        </w:p>
        <w:p w14:paraId="0265374F" w14:textId="77777777" w:rsidR="003A5185" w:rsidRDefault="002E1FE5">
          <w:pPr>
            <w:pBdr>
              <w:top w:val="nil"/>
              <w:left w:val="nil"/>
              <w:bottom w:val="nil"/>
              <w:right w:val="nil"/>
              <w:between w:val="nil"/>
            </w:pBdr>
            <w:tabs>
              <w:tab w:val="right" w:leader="dot" w:pos="10790"/>
            </w:tabs>
            <w:spacing w:before="120" w:after="0" w:line="600" w:lineRule="auto"/>
            <w:ind w:left="220" w:hanging="221"/>
            <w:rPr>
              <w:color w:val="000000"/>
            </w:rPr>
          </w:pPr>
          <w:hyperlink w:anchor="_heading=h.zb8scvll2sye">
            <w:r>
              <w:rPr>
                <w:color w:val="000000"/>
              </w:rPr>
              <w:t>Operational definitions</w:t>
            </w:r>
            <w:r>
              <w:rPr>
                <w:color w:val="000000"/>
              </w:rPr>
              <w:tab/>
              <w:t>10</w:t>
            </w:r>
          </w:hyperlink>
        </w:p>
        <w:p w14:paraId="02653750" w14:textId="77777777" w:rsidR="003A5185" w:rsidRDefault="002E1FE5">
          <w:pPr>
            <w:pBdr>
              <w:top w:val="nil"/>
              <w:left w:val="nil"/>
              <w:bottom w:val="nil"/>
              <w:right w:val="nil"/>
              <w:between w:val="nil"/>
            </w:pBdr>
            <w:tabs>
              <w:tab w:val="right" w:leader="dot" w:pos="10790"/>
            </w:tabs>
            <w:spacing w:before="120" w:after="0" w:line="600" w:lineRule="auto"/>
            <w:ind w:left="220" w:hanging="221"/>
            <w:rPr>
              <w:color w:val="000000"/>
            </w:rPr>
          </w:pPr>
          <w:hyperlink w:anchor="_heading=h.ou8p0d7l6yn0">
            <w:r>
              <w:rPr>
                <w:color w:val="000000"/>
              </w:rPr>
              <w:t>Study Design</w:t>
            </w:r>
            <w:r>
              <w:rPr>
                <w:color w:val="000000"/>
              </w:rPr>
              <w:tab/>
              <w:t>10</w:t>
            </w:r>
          </w:hyperlink>
        </w:p>
        <w:p w14:paraId="02653751" w14:textId="77777777" w:rsidR="003A5185" w:rsidRDefault="002E1FE5">
          <w:pPr>
            <w:pBdr>
              <w:top w:val="nil"/>
              <w:left w:val="nil"/>
              <w:bottom w:val="nil"/>
              <w:right w:val="nil"/>
              <w:between w:val="nil"/>
            </w:pBdr>
            <w:tabs>
              <w:tab w:val="right" w:leader="dot" w:pos="10790"/>
            </w:tabs>
            <w:spacing w:before="120" w:after="0" w:line="600" w:lineRule="auto"/>
            <w:ind w:left="220" w:hanging="221"/>
            <w:rPr>
              <w:color w:val="000000"/>
            </w:rPr>
          </w:pPr>
          <w:hyperlink w:anchor="_heading=h.9bxllkixkuj9">
            <w:r>
              <w:rPr>
                <w:color w:val="000000"/>
              </w:rPr>
              <w:t>Data Collection</w:t>
            </w:r>
            <w:r>
              <w:rPr>
                <w:color w:val="000000"/>
              </w:rPr>
              <w:tab/>
              <w:t>11</w:t>
            </w:r>
          </w:hyperlink>
        </w:p>
        <w:p w14:paraId="02653752" w14:textId="77777777" w:rsidR="003A5185" w:rsidRDefault="002E1FE5">
          <w:pPr>
            <w:pBdr>
              <w:top w:val="nil"/>
              <w:left w:val="nil"/>
              <w:bottom w:val="nil"/>
              <w:right w:val="nil"/>
              <w:between w:val="nil"/>
            </w:pBdr>
            <w:tabs>
              <w:tab w:val="right" w:leader="dot" w:pos="10790"/>
            </w:tabs>
            <w:spacing w:before="120" w:after="0" w:line="600" w:lineRule="auto"/>
            <w:ind w:left="220" w:hanging="221"/>
            <w:rPr>
              <w:color w:val="000000"/>
            </w:rPr>
          </w:pPr>
          <w:hyperlink w:anchor="_heading=h.tc5ofevg3dhe">
            <w:r>
              <w:rPr>
                <w:color w:val="000000"/>
              </w:rPr>
              <w:t>Ethical Considerations</w:t>
            </w:r>
            <w:r>
              <w:rPr>
                <w:color w:val="000000"/>
              </w:rPr>
              <w:tab/>
              <w:t>12</w:t>
            </w:r>
          </w:hyperlink>
        </w:p>
        <w:p w14:paraId="02653753" w14:textId="77777777" w:rsidR="003A5185" w:rsidRDefault="002E1FE5">
          <w:pPr>
            <w:pBdr>
              <w:top w:val="nil"/>
              <w:left w:val="nil"/>
              <w:bottom w:val="nil"/>
              <w:right w:val="nil"/>
              <w:between w:val="nil"/>
            </w:pBdr>
            <w:tabs>
              <w:tab w:val="right" w:leader="dot" w:pos="10790"/>
            </w:tabs>
            <w:spacing w:before="120" w:after="0" w:line="600" w:lineRule="auto"/>
            <w:ind w:left="220" w:hanging="221"/>
            <w:rPr>
              <w:color w:val="000000"/>
            </w:rPr>
          </w:pPr>
          <w:hyperlink w:anchor="_heading=h.u5gleuzhg1xd">
            <w:r>
              <w:rPr>
                <w:color w:val="000000"/>
              </w:rPr>
              <w:t>Study Findings Dissemination</w:t>
            </w:r>
            <w:r>
              <w:rPr>
                <w:color w:val="000000"/>
              </w:rPr>
              <w:tab/>
              <w:t>12</w:t>
            </w:r>
          </w:hyperlink>
        </w:p>
        <w:p w14:paraId="02653754" w14:textId="77777777" w:rsidR="003A5185" w:rsidRDefault="002E1FE5">
          <w:pPr>
            <w:pBdr>
              <w:top w:val="nil"/>
              <w:left w:val="nil"/>
              <w:bottom w:val="nil"/>
              <w:right w:val="nil"/>
              <w:between w:val="nil"/>
            </w:pBdr>
            <w:tabs>
              <w:tab w:val="right" w:leader="dot" w:pos="10790"/>
            </w:tabs>
            <w:spacing w:before="120" w:after="0" w:line="600" w:lineRule="auto"/>
            <w:ind w:left="220" w:hanging="221"/>
            <w:rPr>
              <w:color w:val="000000"/>
            </w:rPr>
          </w:pPr>
          <w:hyperlink w:anchor="_heading=h.pj6trxt19epb">
            <w:r>
              <w:rPr>
                <w:color w:val="000000"/>
              </w:rPr>
              <w:t>Expected Timeline</w:t>
            </w:r>
            <w:r>
              <w:rPr>
                <w:color w:val="000000"/>
              </w:rPr>
              <w:tab/>
              <w:t>12</w:t>
            </w:r>
          </w:hyperlink>
        </w:p>
        <w:p w14:paraId="02653755" w14:textId="77777777" w:rsidR="003A5185" w:rsidRDefault="002E1FE5">
          <w:pPr>
            <w:pBdr>
              <w:top w:val="nil"/>
              <w:left w:val="nil"/>
              <w:bottom w:val="nil"/>
              <w:right w:val="nil"/>
              <w:between w:val="nil"/>
            </w:pBdr>
            <w:tabs>
              <w:tab w:val="right" w:leader="dot" w:pos="10790"/>
            </w:tabs>
            <w:spacing w:before="120" w:after="0" w:line="600" w:lineRule="auto"/>
            <w:ind w:left="220" w:hanging="221"/>
            <w:rPr>
              <w:color w:val="000000"/>
            </w:rPr>
          </w:pPr>
          <w:hyperlink w:anchor="_heading=h.q3wvsburjoxr">
            <w:r>
              <w:rPr>
                <w:color w:val="000000"/>
              </w:rPr>
              <w:t>Study Limitations</w:t>
            </w:r>
            <w:r>
              <w:rPr>
                <w:color w:val="000000"/>
              </w:rPr>
              <w:tab/>
              <w:t>13</w:t>
            </w:r>
          </w:hyperlink>
        </w:p>
        <w:p w14:paraId="02653756" w14:textId="77777777" w:rsidR="003A5185" w:rsidRDefault="002E1FE5">
          <w:pPr>
            <w:pBdr>
              <w:top w:val="nil"/>
              <w:left w:val="nil"/>
              <w:bottom w:val="nil"/>
              <w:right w:val="nil"/>
              <w:between w:val="nil"/>
            </w:pBdr>
            <w:tabs>
              <w:tab w:val="right" w:leader="dot" w:pos="10790"/>
            </w:tabs>
            <w:spacing w:before="120" w:after="0" w:line="600" w:lineRule="auto"/>
            <w:ind w:left="0" w:firstLine="0"/>
            <w:rPr>
              <w:color w:val="000000"/>
            </w:rPr>
          </w:pPr>
          <w:hyperlink w:anchor="_heading=h.laj172pxdo58">
            <w:r>
              <w:rPr>
                <w:color w:val="000000"/>
              </w:rPr>
              <w:t>Budget</w:t>
            </w:r>
            <w:r>
              <w:rPr>
                <w:color w:val="000000"/>
              </w:rPr>
              <w:tab/>
              <w:t>13</w:t>
            </w:r>
          </w:hyperlink>
        </w:p>
        <w:p w14:paraId="02653757" w14:textId="77777777" w:rsidR="003A5185" w:rsidRDefault="002E1FE5">
          <w:pPr>
            <w:pBdr>
              <w:top w:val="nil"/>
              <w:left w:val="nil"/>
              <w:bottom w:val="nil"/>
              <w:right w:val="nil"/>
              <w:between w:val="nil"/>
            </w:pBdr>
            <w:tabs>
              <w:tab w:val="right" w:leader="dot" w:pos="10790"/>
            </w:tabs>
            <w:spacing w:before="120" w:after="0" w:line="600" w:lineRule="auto"/>
            <w:ind w:left="0" w:firstLine="0"/>
            <w:rPr>
              <w:color w:val="000000"/>
            </w:rPr>
          </w:pPr>
          <w:hyperlink w:anchor="_heading=h.cno89rdfyrxv">
            <w:r>
              <w:rPr>
                <w:color w:val="000000"/>
              </w:rPr>
              <w:t>References</w:t>
            </w:r>
            <w:r>
              <w:rPr>
                <w:color w:val="000000"/>
              </w:rPr>
              <w:tab/>
              <w:t>13</w:t>
            </w:r>
          </w:hyperlink>
        </w:p>
        <w:p w14:paraId="02653758" w14:textId="77777777" w:rsidR="003A5185" w:rsidRDefault="002E1FE5">
          <w:pPr>
            <w:spacing w:after="0" w:line="600" w:lineRule="auto"/>
          </w:pPr>
          <w:r>
            <w:fldChar w:fldCharType="end"/>
          </w:r>
        </w:p>
      </w:sdtContent>
    </w:sdt>
    <w:p w14:paraId="02653759" w14:textId="77777777" w:rsidR="003A5185" w:rsidRDefault="003A5185">
      <w:pPr>
        <w:spacing w:after="0" w:line="276" w:lineRule="auto"/>
        <w:rPr>
          <w:b/>
          <w:color w:val="000000"/>
        </w:rPr>
      </w:pPr>
    </w:p>
    <w:p w14:paraId="0265375A" w14:textId="77777777" w:rsidR="003A5185" w:rsidRDefault="003A5185">
      <w:pPr>
        <w:spacing w:after="0" w:line="276" w:lineRule="auto"/>
        <w:rPr>
          <w:b/>
          <w:color w:val="000000"/>
        </w:rPr>
      </w:pPr>
    </w:p>
    <w:p w14:paraId="0265375B" w14:textId="77777777" w:rsidR="003A5185" w:rsidRDefault="002E1FE5">
      <w:pPr>
        <w:spacing w:after="0" w:line="276" w:lineRule="auto"/>
        <w:ind w:left="0" w:firstLine="0"/>
        <w:rPr>
          <w:b/>
          <w:color w:val="000000"/>
        </w:rPr>
      </w:pPr>
      <w:bookmarkStart w:id="0" w:name="_heading=h.9m7dy58bcjtm" w:colFirst="0" w:colLast="0"/>
      <w:bookmarkEnd w:id="0"/>
      <w:r>
        <w:rPr>
          <w:b/>
          <w:color w:val="000000"/>
        </w:rPr>
        <w:t xml:space="preserve">List of abbreviations </w:t>
      </w:r>
    </w:p>
    <w:p w14:paraId="0265375C" w14:textId="77777777" w:rsidR="003A5185" w:rsidRDefault="003A5185">
      <w:pPr>
        <w:spacing w:after="0" w:line="276" w:lineRule="auto"/>
        <w:rPr>
          <w:b/>
          <w:color w:val="000000"/>
        </w:rPr>
      </w:pPr>
    </w:p>
    <w:tbl>
      <w:tblPr>
        <w:tblStyle w:val="a7"/>
        <w:tblW w:w="10781" w:type="dxa"/>
        <w:tblInd w:w="9" w:type="dxa"/>
        <w:tblBorders>
          <w:top w:val="nil"/>
          <w:left w:val="nil"/>
          <w:bottom w:val="nil"/>
          <w:right w:val="nil"/>
          <w:insideH w:val="nil"/>
          <w:insideV w:val="nil"/>
        </w:tblBorders>
        <w:tblLayout w:type="fixed"/>
        <w:tblLook w:val="0400" w:firstRow="0" w:lastRow="0" w:firstColumn="0" w:lastColumn="0" w:noHBand="0" w:noVBand="1"/>
      </w:tblPr>
      <w:tblGrid>
        <w:gridCol w:w="3535"/>
        <w:gridCol w:w="7246"/>
      </w:tblGrid>
      <w:tr w:rsidR="003A5185" w14:paraId="0265375F" w14:textId="77777777">
        <w:tc>
          <w:tcPr>
            <w:tcW w:w="3535" w:type="dxa"/>
          </w:tcPr>
          <w:p w14:paraId="0265375D" w14:textId="77777777" w:rsidR="003A5185" w:rsidRDefault="002E1FE5">
            <w:pPr>
              <w:spacing w:line="480" w:lineRule="auto"/>
              <w:ind w:left="0" w:firstLine="0"/>
              <w:rPr>
                <w:color w:val="000000"/>
              </w:rPr>
            </w:pPr>
            <w:r>
              <w:t>ABC</w:t>
            </w:r>
          </w:p>
        </w:tc>
        <w:tc>
          <w:tcPr>
            <w:tcW w:w="7246" w:type="dxa"/>
          </w:tcPr>
          <w:p w14:paraId="0265375E" w14:textId="77777777" w:rsidR="003A5185" w:rsidRDefault="002E1FE5">
            <w:pPr>
              <w:spacing w:line="480" w:lineRule="auto"/>
              <w:ind w:left="0" w:firstLine="0"/>
              <w:rPr>
                <w:color w:val="000000"/>
              </w:rPr>
            </w:pPr>
            <w:r>
              <w:t>Abacavir</w:t>
            </w:r>
          </w:p>
        </w:tc>
      </w:tr>
      <w:tr w:rsidR="003A5185" w14:paraId="02653762" w14:textId="77777777">
        <w:tc>
          <w:tcPr>
            <w:tcW w:w="3535" w:type="dxa"/>
          </w:tcPr>
          <w:p w14:paraId="02653760" w14:textId="77777777" w:rsidR="003A5185" w:rsidRDefault="002E1FE5">
            <w:pPr>
              <w:spacing w:line="480" w:lineRule="auto"/>
              <w:ind w:left="0" w:firstLine="0"/>
              <w:rPr>
                <w:color w:val="000000"/>
              </w:rPr>
            </w:pPr>
            <w:r>
              <w:rPr>
                <w:color w:val="000000"/>
              </w:rPr>
              <w:t>3TC</w:t>
            </w:r>
          </w:p>
        </w:tc>
        <w:tc>
          <w:tcPr>
            <w:tcW w:w="7246" w:type="dxa"/>
          </w:tcPr>
          <w:p w14:paraId="02653761" w14:textId="77777777" w:rsidR="003A5185" w:rsidRDefault="002E1FE5">
            <w:pPr>
              <w:spacing w:line="480" w:lineRule="auto"/>
              <w:ind w:left="0" w:firstLine="0"/>
              <w:rPr>
                <w:color w:val="000000"/>
              </w:rPr>
            </w:pPr>
            <w:r>
              <w:rPr>
                <w:color w:val="000000"/>
              </w:rPr>
              <w:t>Lamivudine</w:t>
            </w:r>
          </w:p>
        </w:tc>
      </w:tr>
      <w:tr w:rsidR="003A5185" w14:paraId="02653765" w14:textId="77777777">
        <w:tc>
          <w:tcPr>
            <w:tcW w:w="3535" w:type="dxa"/>
          </w:tcPr>
          <w:p w14:paraId="02653763" w14:textId="77777777" w:rsidR="003A5185" w:rsidRDefault="002E1FE5">
            <w:pPr>
              <w:spacing w:line="480" w:lineRule="auto"/>
              <w:ind w:left="0" w:firstLine="0"/>
              <w:rPr>
                <w:color w:val="000000"/>
              </w:rPr>
            </w:pPr>
            <w:r>
              <w:rPr>
                <w:color w:val="000000"/>
              </w:rPr>
              <w:t>AMPATH</w:t>
            </w:r>
          </w:p>
        </w:tc>
        <w:tc>
          <w:tcPr>
            <w:tcW w:w="7246" w:type="dxa"/>
          </w:tcPr>
          <w:p w14:paraId="02653764" w14:textId="77777777" w:rsidR="003A5185" w:rsidRDefault="002E1FE5">
            <w:pPr>
              <w:spacing w:line="480" w:lineRule="auto"/>
              <w:ind w:left="0" w:firstLine="0"/>
              <w:rPr>
                <w:color w:val="000000"/>
              </w:rPr>
            </w:pPr>
            <w:r>
              <w:rPr>
                <w:color w:val="000000"/>
              </w:rPr>
              <w:t>Academic Model Providing Access to Healthcare</w:t>
            </w:r>
          </w:p>
        </w:tc>
      </w:tr>
      <w:tr w:rsidR="003A5185" w14:paraId="02653768" w14:textId="77777777">
        <w:tc>
          <w:tcPr>
            <w:tcW w:w="3535" w:type="dxa"/>
          </w:tcPr>
          <w:p w14:paraId="02653766" w14:textId="77777777" w:rsidR="003A5185" w:rsidRDefault="002E1FE5">
            <w:pPr>
              <w:spacing w:line="480" w:lineRule="auto"/>
              <w:ind w:left="0" w:firstLine="0"/>
              <w:rPr>
                <w:color w:val="000000"/>
              </w:rPr>
            </w:pPr>
            <w:r>
              <w:rPr>
                <w:color w:val="000000"/>
              </w:rPr>
              <w:t>AMRS</w:t>
            </w:r>
          </w:p>
        </w:tc>
        <w:tc>
          <w:tcPr>
            <w:tcW w:w="7246" w:type="dxa"/>
          </w:tcPr>
          <w:p w14:paraId="02653767" w14:textId="77777777" w:rsidR="003A5185" w:rsidRDefault="002E1FE5">
            <w:pPr>
              <w:spacing w:line="480" w:lineRule="auto"/>
              <w:ind w:left="0" w:firstLine="0"/>
              <w:rPr>
                <w:color w:val="000000"/>
              </w:rPr>
            </w:pPr>
            <w:r>
              <w:rPr>
                <w:color w:val="000000"/>
              </w:rPr>
              <w:t>AMPATH Medical Records System</w:t>
            </w:r>
          </w:p>
        </w:tc>
      </w:tr>
      <w:tr w:rsidR="003A5185" w14:paraId="0265376B" w14:textId="77777777">
        <w:tc>
          <w:tcPr>
            <w:tcW w:w="3535" w:type="dxa"/>
          </w:tcPr>
          <w:p w14:paraId="02653769" w14:textId="77777777" w:rsidR="003A5185" w:rsidRDefault="002E1FE5">
            <w:pPr>
              <w:spacing w:line="480" w:lineRule="auto"/>
              <w:ind w:left="0" w:firstLine="0"/>
              <w:rPr>
                <w:color w:val="000000"/>
              </w:rPr>
            </w:pPr>
            <w:r>
              <w:rPr>
                <w:color w:val="000000"/>
              </w:rPr>
              <w:t>ATV</w:t>
            </w:r>
          </w:p>
        </w:tc>
        <w:tc>
          <w:tcPr>
            <w:tcW w:w="7246" w:type="dxa"/>
          </w:tcPr>
          <w:p w14:paraId="0265376A" w14:textId="77777777" w:rsidR="003A5185" w:rsidRDefault="002E1FE5">
            <w:pPr>
              <w:spacing w:line="480" w:lineRule="auto"/>
              <w:ind w:left="0" w:firstLine="0"/>
              <w:rPr>
                <w:color w:val="000000"/>
              </w:rPr>
            </w:pPr>
            <w:r>
              <w:rPr>
                <w:color w:val="000000"/>
              </w:rPr>
              <w:t>Atazanavir</w:t>
            </w:r>
          </w:p>
        </w:tc>
      </w:tr>
      <w:tr w:rsidR="003A5185" w14:paraId="0265376E" w14:textId="77777777">
        <w:tc>
          <w:tcPr>
            <w:tcW w:w="3535" w:type="dxa"/>
          </w:tcPr>
          <w:p w14:paraId="0265376C" w14:textId="77777777" w:rsidR="003A5185" w:rsidRDefault="002E1FE5">
            <w:pPr>
              <w:spacing w:line="480" w:lineRule="auto"/>
              <w:ind w:left="0" w:firstLine="0"/>
              <w:rPr>
                <w:color w:val="000000"/>
              </w:rPr>
            </w:pPr>
            <w:r>
              <w:rPr>
                <w:color w:val="000000"/>
              </w:rPr>
              <w:t>ART</w:t>
            </w:r>
          </w:p>
        </w:tc>
        <w:tc>
          <w:tcPr>
            <w:tcW w:w="7246" w:type="dxa"/>
          </w:tcPr>
          <w:p w14:paraId="0265376D" w14:textId="77777777" w:rsidR="003A5185" w:rsidRDefault="002E1FE5">
            <w:pPr>
              <w:spacing w:line="480" w:lineRule="auto"/>
              <w:ind w:left="0" w:firstLine="0"/>
              <w:rPr>
                <w:color w:val="000000"/>
              </w:rPr>
            </w:pPr>
            <w:r>
              <w:rPr>
                <w:color w:val="000000"/>
              </w:rPr>
              <w:t>Antiretroviral therapy</w:t>
            </w:r>
          </w:p>
        </w:tc>
      </w:tr>
      <w:tr w:rsidR="003A5185" w14:paraId="02653771" w14:textId="77777777">
        <w:tc>
          <w:tcPr>
            <w:tcW w:w="3535" w:type="dxa"/>
          </w:tcPr>
          <w:p w14:paraId="0265376F" w14:textId="77777777" w:rsidR="003A5185" w:rsidRDefault="002E1FE5">
            <w:pPr>
              <w:spacing w:line="480" w:lineRule="auto"/>
              <w:ind w:left="0" w:firstLine="0"/>
              <w:rPr>
                <w:color w:val="000000"/>
              </w:rPr>
            </w:pPr>
            <w:r>
              <w:rPr>
                <w:color w:val="000000"/>
              </w:rPr>
              <w:t>AZT</w:t>
            </w:r>
          </w:p>
        </w:tc>
        <w:tc>
          <w:tcPr>
            <w:tcW w:w="7246" w:type="dxa"/>
          </w:tcPr>
          <w:p w14:paraId="02653770" w14:textId="77777777" w:rsidR="003A5185" w:rsidRDefault="002E1FE5">
            <w:pPr>
              <w:spacing w:line="480" w:lineRule="auto"/>
              <w:ind w:left="0" w:firstLine="0"/>
              <w:rPr>
                <w:color w:val="000000"/>
              </w:rPr>
            </w:pPr>
            <w:r>
              <w:rPr>
                <w:color w:val="000000"/>
              </w:rPr>
              <w:t>Zidovudine</w:t>
            </w:r>
          </w:p>
        </w:tc>
      </w:tr>
      <w:tr w:rsidR="003A5185" w14:paraId="02653774" w14:textId="77777777">
        <w:tc>
          <w:tcPr>
            <w:tcW w:w="3535" w:type="dxa"/>
          </w:tcPr>
          <w:p w14:paraId="02653772" w14:textId="77777777" w:rsidR="003A5185" w:rsidRDefault="002E1FE5">
            <w:pPr>
              <w:spacing w:line="480" w:lineRule="auto"/>
              <w:ind w:left="0" w:firstLine="0"/>
              <w:rPr>
                <w:color w:val="000000"/>
              </w:rPr>
            </w:pPr>
            <w:r>
              <w:rPr>
                <w:color w:val="000000"/>
              </w:rPr>
              <w:t>CD4</w:t>
            </w:r>
          </w:p>
        </w:tc>
        <w:tc>
          <w:tcPr>
            <w:tcW w:w="7246" w:type="dxa"/>
          </w:tcPr>
          <w:p w14:paraId="02653773" w14:textId="77777777" w:rsidR="003A5185" w:rsidRDefault="002E1FE5">
            <w:pPr>
              <w:spacing w:line="480" w:lineRule="auto"/>
              <w:ind w:left="0" w:firstLine="0"/>
              <w:rPr>
                <w:color w:val="000000"/>
              </w:rPr>
            </w:pPr>
            <w:r>
              <w:rPr>
                <w:color w:val="000000"/>
              </w:rPr>
              <w:t xml:space="preserve">Cluster of differentiation </w:t>
            </w:r>
          </w:p>
        </w:tc>
      </w:tr>
      <w:tr w:rsidR="003A5185" w14:paraId="02653777" w14:textId="77777777">
        <w:tc>
          <w:tcPr>
            <w:tcW w:w="3535" w:type="dxa"/>
          </w:tcPr>
          <w:p w14:paraId="02653775" w14:textId="77777777" w:rsidR="003A5185" w:rsidRDefault="002E1FE5">
            <w:pPr>
              <w:spacing w:line="480" w:lineRule="auto"/>
              <w:ind w:left="0" w:firstLine="0"/>
              <w:rPr>
                <w:color w:val="000000"/>
              </w:rPr>
            </w:pPr>
            <w:r>
              <w:rPr>
                <w:color w:val="000000"/>
              </w:rPr>
              <w:t>DTG</w:t>
            </w:r>
          </w:p>
        </w:tc>
        <w:tc>
          <w:tcPr>
            <w:tcW w:w="7246" w:type="dxa"/>
          </w:tcPr>
          <w:p w14:paraId="02653776" w14:textId="77777777" w:rsidR="003A5185" w:rsidRDefault="002E1FE5">
            <w:pPr>
              <w:spacing w:line="480" w:lineRule="auto"/>
              <w:ind w:left="0" w:firstLine="0"/>
              <w:rPr>
                <w:color w:val="000000"/>
              </w:rPr>
            </w:pPr>
            <w:r>
              <w:rPr>
                <w:color w:val="000000"/>
              </w:rPr>
              <w:t>Dolutegravir</w:t>
            </w:r>
          </w:p>
        </w:tc>
      </w:tr>
      <w:tr w:rsidR="003A5185" w14:paraId="0265377A" w14:textId="77777777">
        <w:tc>
          <w:tcPr>
            <w:tcW w:w="3535" w:type="dxa"/>
          </w:tcPr>
          <w:p w14:paraId="02653778" w14:textId="77777777" w:rsidR="003A5185" w:rsidRDefault="002E1FE5">
            <w:pPr>
              <w:spacing w:line="480" w:lineRule="auto"/>
              <w:ind w:left="0" w:firstLine="0"/>
              <w:rPr>
                <w:color w:val="000000"/>
              </w:rPr>
            </w:pPr>
            <w:r>
              <w:rPr>
                <w:color w:val="000000"/>
              </w:rPr>
              <w:t>HIV</w:t>
            </w:r>
          </w:p>
        </w:tc>
        <w:tc>
          <w:tcPr>
            <w:tcW w:w="7246" w:type="dxa"/>
          </w:tcPr>
          <w:p w14:paraId="02653779" w14:textId="77777777" w:rsidR="003A5185" w:rsidRDefault="002E1FE5">
            <w:pPr>
              <w:spacing w:line="480" w:lineRule="auto"/>
              <w:ind w:left="0" w:firstLine="0"/>
              <w:rPr>
                <w:color w:val="000000"/>
              </w:rPr>
            </w:pPr>
            <w:r>
              <w:rPr>
                <w:color w:val="000000"/>
              </w:rPr>
              <w:t>Human immunodeficiency virus</w:t>
            </w:r>
          </w:p>
        </w:tc>
      </w:tr>
      <w:tr w:rsidR="003A5185" w14:paraId="0265377D" w14:textId="77777777">
        <w:tc>
          <w:tcPr>
            <w:tcW w:w="3535" w:type="dxa"/>
          </w:tcPr>
          <w:p w14:paraId="0265377B" w14:textId="77777777" w:rsidR="003A5185" w:rsidRDefault="002E1FE5">
            <w:pPr>
              <w:spacing w:line="480" w:lineRule="auto"/>
              <w:ind w:left="0" w:firstLine="0"/>
              <w:rPr>
                <w:color w:val="000000"/>
              </w:rPr>
            </w:pPr>
            <w:r>
              <w:rPr>
                <w:color w:val="000000"/>
              </w:rPr>
              <w:t>IREC</w:t>
            </w:r>
          </w:p>
        </w:tc>
        <w:tc>
          <w:tcPr>
            <w:tcW w:w="7246" w:type="dxa"/>
          </w:tcPr>
          <w:p w14:paraId="0265377C" w14:textId="77777777" w:rsidR="003A5185" w:rsidRDefault="002E1FE5">
            <w:pPr>
              <w:spacing w:line="480" w:lineRule="auto"/>
              <w:ind w:left="0" w:firstLine="0"/>
              <w:rPr>
                <w:color w:val="000000"/>
              </w:rPr>
            </w:pPr>
            <w:r>
              <w:rPr>
                <w:color w:val="000000"/>
              </w:rPr>
              <w:t xml:space="preserve">Institutional Research and Ethics Committee </w:t>
            </w:r>
          </w:p>
        </w:tc>
      </w:tr>
      <w:tr w:rsidR="003A5185" w14:paraId="02653780" w14:textId="77777777">
        <w:tc>
          <w:tcPr>
            <w:tcW w:w="3535" w:type="dxa"/>
          </w:tcPr>
          <w:p w14:paraId="0265377E" w14:textId="77777777" w:rsidR="003A5185" w:rsidRDefault="002E1FE5">
            <w:pPr>
              <w:spacing w:line="480" w:lineRule="auto"/>
              <w:ind w:left="0" w:firstLine="0"/>
              <w:rPr>
                <w:color w:val="000000"/>
              </w:rPr>
            </w:pPr>
            <w:r>
              <w:t>NACOSTI</w:t>
            </w:r>
          </w:p>
        </w:tc>
        <w:tc>
          <w:tcPr>
            <w:tcW w:w="7246" w:type="dxa"/>
          </w:tcPr>
          <w:p w14:paraId="0265377F" w14:textId="77777777" w:rsidR="003A5185" w:rsidRDefault="002E1FE5">
            <w:pPr>
              <w:spacing w:line="480" w:lineRule="auto"/>
              <w:ind w:left="0" w:firstLine="0"/>
              <w:rPr>
                <w:color w:val="000000"/>
              </w:rPr>
            </w:pPr>
            <w:r>
              <w:t>National Commission on Science, Technology and Innovation</w:t>
            </w:r>
          </w:p>
        </w:tc>
      </w:tr>
      <w:tr w:rsidR="003A5185" w14:paraId="02653783" w14:textId="77777777">
        <w:tc>
          <w:tcPr>
            <w:tcW w:w="3535" w:type="dxa"/>
          </w:tcPr>
          <w:p w14:paraId="02653781" w14:textId="77777777" w:rsidR="003A5185" w:rsidRDefault="002E1FE5">
            <w:pPr>
              <w:spacing w:line="480" w:lineRule="auto"/>
              <w:ind w:left="0" w:firstLine="0"/>
              <w:rPr>
                <w:color w:val="000000"/>
              </w:rPr>
            </w:pPr>
            <w:r>
              <w:rPr>
                <w:color w:val="000000"/>
              </w:rPr>
              <w:t>MOH</w:t>
            </w:r>
          </w:p>
        </w:tc>
        <w:tc>
          <w:tcPr>
            <w:tcW w:w="7246" w:type="dxa"/>
          </w:tcPr>
          <w:p w14:paraId="02653782" w14:textId="77777777" w:rsidR="003A5185" w:rsidRDefault="002E1FE5">
            <w:pPr>
              <w:spacing w:line="480" w:lineRule="auto"/>
              <w:ind w:left="0" w:firstLine="0"/>
              <w:rPr>
                <w:color w:val="000000"/>
              </w:rPr>
            </w:pPr>
            <w:r>
              <w:rPr>
                <w:color w:val="000000"/>
              </w:rPr>
              <w:t>Ministry of Health</w:t>
            </w:r>
          </w:p>
        </w:tc>
      </w:tr>
      <w:tr w:rsidR="003A5185" w14:paraId="02653786" w14:textId="77777777">
        <w:tc>
          <w:tcPr>
            <w:tcW w:w="3535" w:type="dxa"/>
          </w:tcPr>
          <w:p w14:paraId="02653784" w14:textId="77777777" w:rsidR="003A5185" w:rsidRDefault="002E1FE5">
            <w:pPr>
              <w:spacing w:line="480" w:lineRule="auto"/>
              <w:ind w:left="0" w:firstLine="0"/>
              <w:rPr>
                <w:color w:val="000000"/>
              </w:rPr>
            </w:pPr>
            <w:r>
              <w:t>NNRTI</w:t>
            </w:r>
          </w:p>
        </w:tc>
        <w:tc>
          <w:tcPr>
            <w:tcW w:w="7246" w:type="dxa"/>
          </w:tcPr>
          <w:p w14:paraId="02653785" w14:textId="77777777" w:rsidR="003A5185" w:rsidRDefault="002E1FE5">
            <w:pPr>
              <w:spacing w:line="480" w:lineRule="auto"/>
              <w:ind w:left="0" w:firstLine="0"/>
              <w:rPr>
                <w:color w:val="000000"/>
              </w:rPr>
            </w:pPr>
            <w:r>
              <w:t>Non-nucleoside reverse transcriptase inhibitor</w:t>
            </w:r>
          </w:p>
        </w:tc>
      </w:tr>
      <w:tr w:rsidR="003A5185" w14:paraId="02653789" w14:textId="77777777">
        <w:tc>
          <w:tcPr>
            <w:tcW w:w="3535" w:type="dxa"/>
          </w:tcPr>
          <w:p w14:paraId="02653787" w14:textId="77777777" w:rsidR="003A5185" w:rsidRDefault="002E1FE5">
            <w:pPr>
              <w:spacing w:line="480" w:lineRule="auto"/>
              <w:ind w:left="0" w:firstLine="0"/>
              <w:rPr>
                <w:color w:val="000000"/>
              </w:rPr>
            </w:pPr>
            <w:r>
              <w:t>NRTI</w:t>
            </w:r>
          </w:p>
        </w:tc>
        <w:tc>
          <w:tcPr>
            <w:tcW w:w="7246" w:type="dxa"/>
          </w:tcPr>
          <w:p w14:paraId="02653788" w14:textId="77777777" w:rsidR="003A5185" w:rsidRDefault="002E1FE5">
            <w:pPr>
              <w:spacing w:line="480" w:lineRule="auto"/>
              <w:ind w:left="0" w:firstLine="0"/>
              <w:rPr>
                <w:color w:val="000000"/>
              </w:rPr>
            </w:pPr>
            <w:r>
              <w:t>Nucleoside / Nucleotide reverse transcriptase inhibitor</w:t>
            </w:r>
          </w:p>
        </w:tc>
      </w:tr>
      <w:tr w:rsidR="003A5185" w14:paraId="0265378C" w14:textId="77777777">
        <w:tc>
          <w:tcPr>
            <w:tcW w:w="3535" w:type="dxa"/>
          </w:tcPr>
          <w:p w14:paraId="0265378A" w14:textId="77777777" w:rsidR="003A5185" w:rsidRDefault="002E1FE5">
            <w:pPr>
              <w:spacing w:line="480" w:lineRule="auto"/>
              <w:ind w:left="0" w:firstLine="0"/>
              <w:rPr>
                <w:color w:val="000000"/>
              </w:rPr>
            </w:pPr>
            <w:r>
              <w:rPr>
                <w:color w:val="000000"/>
              </w:rPr>
              <w:t>OI</w:t>
            </w:r>
          </w:p>
        </w:tc>
        <w:tc>
          <w:tcPr>
            <w:tcW w:w="7246" w:type="dxa"/>
          </w:tcPr>
          <w:p w14:paraId="0265378B" w14:textId="77777777" w:rsidR="003A5185" w:rsidRDefault="002E1FE5">
            <w:pPr>
              <w:spacing w:line="480" w:lineRule="auto"/>
              <w:ind w:left="0" w:firstLine="0"/>
              <w:rPr>
                <w:color w:val="000000"/>
              </w:rPr>
            </w:pPr>
            <w:r>
              <w:rPr>
                <w:color w:val="000000"/>
              </w:rPr>
              <w:t>Opportunistic Infection</w:t>
            </w:r>
          </w:p>
        </w:tc>
      </w:tr>
      <w:tr w:rsidR="003A5185" w14:paraId="0265378F" w14:textId="77777777">
        <w:tc>
          <w:tcPr>
            <w:tcW w:w="3535" w:type="dxa"/>
          </w:tcPr>
          <w:p w14:paraId="0265378D" w14:textId="77777777" w:rsidR="003A5185" w:rsidRDefault="002E1FE5">
            <w:pPr>
              <w:spacing w:line="480" w:lineRule="auto"/>
              <w:ind w:left="0" w:firstLine="0"/>
              <w:rPr>
                <w:color w:val="000000"/>
              </w:rPr>
            </w:pPr>
            <w:r>
              <w:rPr>
                <w:color w:val="000000"/>
              </w:rPr>
              <w:t>LPV</w:t>
            </w:r>
          </w:p>
        </w:tc>
        <w:tc>
          <w:tcPr>
            <w:tcW w:w="7246" w:type="dxa"/>
          </w:tcPr>
          <w:p w14:paraId="0265378E" w14:textId="77777777" w:rsidR="003A5185" w:rsidRDefault="002E1FE5">
            <w:pPr>
              <w:spacing w:line="480" w:lineRule="auto"/>
              <w:ind w:left="0" w:firstLine="0"/>
              <w:rPr>
                <w:color w:val="000000"/>
              </w:rPr>
            </w:pPr>
            <w:r>
              <w:rPr>
                <w:color w:val="000000"/>
              </w:rPr>
              <w:t>Lopinavir</w:t>
            </w:r>
          </w:p>
        </w:tc>
      </w:tr>
      <w:tr w:rsidR="003A5185" w14:paraId="02653792" w14:textId="77777777">
        <w:tc>
          <w:tcPr>
            <w:tcW w:w="3535" w:type="dxa"/>
          </w:tcPr>
          <w:p w14:paraId="02653790" w14:textId="77777777" w:rsidR="003A5185" w:rsidRDefault="002E1FE5">
            <w:pPr>
              <w:spacing w:line="480" w:lineRule="auto"/>
              <w:ind w:left="0" w:firstLine="0"/>
              <w:rPr>
                <w:color w:val="000000"/>
              </w:rPr>
            </w:pPr>
            <w:r>
              <w:rPr>
                <w:color w:val="000000"/>
              </w:rPr>
              <w:t>PI</w:t>
            </w:r>
          </w:p>
        </w:tc>
        <w:tc>
          <w:tcPr>
            <w:tcW w:w="7246" w:type="dxa"/>
          </w:tcPr>
          <w:p w14:paraId="02653791" w14:textId="77777777" w:rsidR="003A5185" w:rsidRDefault="002E1FE5">
            <w:pPr>
              <w:spacing w:line="480" w:lineRule="auto"/>
              <w:ind w:left="0" w:firstLine="0"/>
              <w:rPr>
                <w:color w:val="000000"/>
              </w:rPr>
            </w:pPr>
            <w:r>
              <w:rPr>
                <w:color w:val="000000"/>
              </w:rPr>
              <w:t>Protease Inhibitor</w:t>
            </w:r>
          </w:p>
        </w:tc>
      </w:tr>
      <w:tr w:rsidR="003A5185" w14:paraId="02653795" w14:textId="77777777">
        <w:tc>
          <w:tcPr>
            <w:tcW w:w="3535" w:type="dxa"/>
          </w:tcPr>
          <w:p w14:paraId="02653793" w14:textId="77777777" w:rsidR="003A5185" w:rsidRDefault="002E1FE5">
            <w:pPr>
              <w:spacing w:line="480" w:lineRule="auto"/>
              <w:ind w:left="0" w:firstLine="0"/>
              <w:rPr>
                <w:color w:val="000000"/>
              </w:rPr>
            </w:pPr>
            <w:r>
              <w:rPr>
                <w:color w:val="000000"/>
              </w:rPr>
              <w:t>PLWH</w:t>
            </w:r>
          </w:p>
        </w:tc>
        <w:tc>
          <w:tcPr>
            <w:tcW w:w="7246" w:type="dxa"/>
          </w:tcPr>
          <w:p w14:paraId="02653794" w14:textId="77777777" w:rsidR="003A5185" w:rsidRDefault="002E1FE5">
            <w:pPr>
              <w:spacing w:line="480" w:lineRule="auto"/>
              <w:ind w:left="0" w:firstLine="0"/>
              <w:rPr>
                <w:color w:val="000000"/>
              </w:rPr>
            </w:pPr>
            <w:r>
              <w:rPr>
                <w:color w:val="000000"/>
              </w:rPr>
              <w:t>People living with HIV</w:t>
            </w:r>
          </w:p>
        </w:tc>
      </w:tr>
      <w:tr w:rsidR="003A5185" w14:paraId="02653798" w14:textId="77777777">
        <w:tc>
          <w:tcPr>
            <w:tcW w:w="3535" w:type="dxa"/>
          </w:tcPr>
          <w:p w14:paraId="02653796" w14:textId="77777777" w:rsidR="003A5185" w:rsidRDefault="002E1FE5">
            <w:pPr>
              <w:spacing w:line="480" w:lineRule="auto"/>
              <w:ind w:left="0" w:firstLine="0"/>
              <w:rPr>
                <w:color w:val="000000"/>
              </w:rPr>
            </w:pPr>
            <w:r>
              <w:rPr>
                <w:color w:val="000000"/>
              </w:rPr>
              <w:lastRenderedPageBreak/>
              <w:t>SSA</w:t>
            </w:r>
          </w:p>
        </w:tc>
        <w:tc>
          <w:tcPr>
            <w:tcW w:w="7246" w:type="dxa"/>
          </w:tcPr>
          <w:p w14:paraId="02653797" w14:textId="77777777" w:rsidR="003A5185" w:rsidRDefault="002E1FE5">
            <w:pPr>
              <w:spacing w:line="480" w:lineRule="auto"/>
              <w:ind w:left="0" w:firstLine="0"/>
              <w:rPr>
                <w:color w:val="000000"/>
              </w:rPr>
            </w:pPr>
            <w:r>
              <w:rPr>
                <w:color w:val="000000"/>
              </w:rPr>
              <w:t>Sub-Saharan Africa</w:t>
            </w:r>
          </w:p>
        </w:tc>
      </w:tr>
      <w:tr w:rsidR="003A5185" w14:paraId="0265379B" w14:textId="77777777">
        <w:tc>
          <w:tcPr>
            <w:tcW w:w="3535" w:type="dxa"/>
          </w:tcPr>
          <w:p w14:paraId="02653799" w14:textId="77777777" w:rsidR="003A5185" w:rsidRDefault="002E1FE5">
            <w:pPr>
              <w:spacing w:line="480" w:lineRule="auto"/>
              <w:ind w:left="0" w:firstLine="0"/>
              <w:rPr>
                <w:color w:val="000000"/>
              </w:rPr>
            </w:pPr>
            <w:r>
              <w:rPr>
                <w:color w:val="000000"/>
              </w:rPr>
              <w:t>TDF</w:t>
            </w:r>
          </w:p>
        </w:tc>
        <w:tc>
          <w:tcPr>
            <w:tcW w:w="7246" w:type="dxa"/>
          </w:tcPr>
          <w:p w14:paraId="0265379A" w14:textId="77777777" w:rsidR="003A5185" w:rsidRDefault="002E1FE5">
            <w:pPr>
              <w:spacing w:line="480" w:lineRule="auto"/>
              <w:ind w:left="0" w:firstLine="0"/>
              <w:rPr>
                <w:color w:val="000000"/>
              </w:rPr>
            </w:pPr>
            <w:r>
              <w:rPr>
                <w:color w:val="000000"/>
              </w:rPr>
              <w:t>Tenofovir disoproxil fumarate</w:t>
            </w:r>
          </w:p>
        </w:tc>
      </w:tr>
      <w:tr w:rsidR="003A5185" w14:paraId="0265379E" w14:textId="77777777">
        <w:tc>
          <w:tcPr>
            <w:tcW w:w="3535" w:type="dxa"/>
          </w:tcPr>
          <w:p w14:paraId="0265379C" w14:textId="77777777" w:rsidR="003A5185" w:rsidRDefault="002E1FE5">
            <w:pPr>
              <w:spacing w:line="480" w:lineRule="auto"/>
              <w:ind w:left="0" w:firstLine="0"/>
              <w:rPr>
                <w:color w:val="000000"/>
              </w:rPr>
            </w:pPr>
            <w:r>
              <w:rPr>
                <w:color w:val="000000"/>
              </w:rPr>
              <w:t xml:space="preserve">USAID </w:t>
            </w:r>
          </w:p>
        </w:tc>
        <w:tc>
          <w:tcPr>
            <w:tcW w:w="7246" w:type="dxa"/>
          </w:tcPr>
          <w:p w14:paraId="0265379D" w14:textId="77777777" w:rsidR="003A5185" w:rsidRDefault="002E1FE5">
            <w:pPr>
              <w:spacing w:line="480" w:lineRule="auto"/>
              <w:ind w:left="0" w:firstLine="0"/>
              <w:rPr>
                <w:color w:val="000000"/>
              </w:rPr>
            </w:pPr>
            <w:r>
              <w:rPr>
                <w:color w:val="000000"/>
              </w:rPr>
              <w:t>United States Agency for International Development</w:t>
            </w:r>
          </w:p>
        </w:tc>
      </w:tr>
      <w:tr w:rsidR="003A5185" w14:paraId="026537A1" w14:textId="77777777">
        <w:tc>
          <w:tcPr>
            <w:tcW w:w="3535" w:type="dxa"/>
          </w:tcPr>
          <w:p w14:paraId="0265379F" w14:textId="77777777" w:rsidR="003A5185" w:rsidRDefault="002E1FE5">
            <w:pPr>
              <w:spacing w:line="480" w:lineRule="auto"/>
              <w:ind w:left="0" w:firstLine="0"/>
              <w:rPr>
                <w:color w:val="000000"/>
              </w:rPr>
            </w:pPr>
            <w:r>
              <w:rPr>
                <w:color w:val="000000"/>
              </w:rPr>
              <w:t>VF</w:t>
            </w:r>
          </w:p>
        </w:tc>
        <w:tc>
          <w:tcPr>
            <w:tcW w:w="7246" w:type="dxa"/>
          </w:tcPr>
          <w:p w14:paraId="026537A0" w14:textId="77777777" w:rsidR="003A5185" w:rsidRDefault="002E1FE5">
            <w:pPr>
              <w:spacing w:line="480" w:lineRule="auto"/>
              <w:ind w:left="0" w:firstLine="0"/>
              <w:rPr>
                <w:color w:val="000000"/>
              </w:rPr>
            </w:pPr>
            <w:r>
              <w:rPr>
                <w:color w:val="000000"/>
              </w:rPr>
              <w:t>Virological failure</w:t>
            </w:r>
          </w:p>
        </w:tc>
      </w:tr>
      <w:tr w:rsidR="003A5185" w14:paraId="026537A4" w14:textId="77777777">
        <w:tc>
          <w:tcPr>
            <w:tcW w:w="3535" w:type="dxa"/>
          </w:tcPr>
          <w:p w14:paraId="026537A2" w14:textId="77777777" w:rsidR="003A5185" w:rsidRDefault="002E1FE5">
            <w:pPr>
              <w:spacing w:line="480" w:lineRule="auto"/>
              <w:ind w:left="0" w:firstLine="0"/>
              <w:rPr>
                <w:color w:val="000000"/>
              </w:rPr>
            </w:pPr>
            <w:r>
              <w:rPr>
                <w:color w:val="000000"/>
              </w:rPr>
              <w:t>WHO</w:t>
            </w:r>
          </w:p>
        </w:tc>
        <w:tc>
          <w:tcPr>
            <w:tcW w:w="7246" w:type="dxa"/>
          </w:tcPr>
          <w:p w14:paraId="026537A3" w14:textId="77777777" w:rsidR="003A5185" w:rsidRDefault="002E1FE5">
            <w:pPr>
              <w:spacing w:line="480" w:lineRule="auto"/>
              <w:ind w:left="0" w:firstLine="0"/>
              <w:rPr>
                <w:color w:val="000000"/>
              </w:rPr>
            </w:pPr>
            <w:r>
              <w:rPr>
                <w:color w:val="000000"/>
              </w:rPr>
              <w:t>World Health Organization</w:t>
            </w:r>
          </w:p>
        </w:tc>
      </w:tr>
    </w:tbl>
    <w:p w14:paraId="026537A5" w14:textId="77777777" w:rsidR="003A5185" w:rsidRDefault="003A5185">
      <w:pPr>
        <w:spacing w:after="0" w:line="276" w:lineRule="auto"/>
        <w:rPr>
          <w:b/>
          <w:color w:val="000000"/>
        </w:rPr>
      </w:pPr>
    </w:p>
    <w:p w14:paraId="026537A6" w14:textId="77777777" w:rsidR="003A5185" w:rsidRDefault="003A5185">
      <w:pPr>
        <w:spacing w:after="0" w:line="276" w:lineRule="auto"/>
        <w:jc w:val="both"/>
        <w:rPr>
          <w:b/>
          <w:color w:val="000000"/>
        </w:rPr>
      </w:pPr>
    </w:p>
    <w:p w14:paraId="026537A7" w14:textId="77777777" w:rsidR="003A5185" w:rsidRDefault="003A5185">
      <w:pPr>
        <w:spacing w:after="0" w:line="276" w:lineRule="auto"/>
        <w:jc w:val="both"/>
        <w:rPr>
          <w:b/>
          <w:color w:val="000000"/>
        </w:rPr>
      </w:pPr>
    </w:p>
    <w:p w14:paraId="026537A8" w14:textId="77777777" w:rsidR="003A5185" w:rsidRDefault="002E1FE5">
      <w:pPr>
        <w:pStyle w:val="Heading1"/>
        <w:rPr>
          <w:rFonts w:ascii="Arial" w:eastAsia="Arial" w:hAnsi="Arial" w:cs="Arial"/>
          <w:b/>
          <w:sz w:val="22"/>
          <w:szCs w:val="22"/>
        </w:rPr>
      </w:pPr>
      <w:bookmarkStart w:id="1" w:name="_heading=h.h1bwrzdv51bh" w:colFirst="0" w:colLast="0"/>
      <w:bookmarkEnd w:id="1"/>
      <w:r>
        <w:rPr>
          <w:rFonts w:ascii="Arial" w:eastAsia="Arial" w:hAnsi="Arial" w:cs="Arial"/>
          <w:b/>
          <w:sz w:val="22"/>
          <w:szCs w:val="22"/>
        </w:rPr>
        <w:t xml:space="preserve">Operational Definitions </w:t>
      </w:r>
    </w:p>
    <w:p w14:paraId="026537A9" w14:textId="77777777" w:rsidR="003A5185" w:rsidRDefault="003A5185"/>
    <w:p w14:paraId="026537AA" w14:textId="77777777" w:rsidR="003A5185" w:rsidRDefault="002E1FE5">
      <w:pPr>
        <w:numPr>
          <w:ilvl w:val="0"/>
          <w:numId w:val="1"/>
        </w:numPr>
        <w:spacing w:after="0" w:line="360" w:lineRule="auto"/>
        <w:ind w:right="14"/>
        <w:jc w:val="both"/>
        <w:rPr>
          <w:color w:val="000000"/>
        </w:rPr>
      </w:pPr>
      <w:r>
        <w:t>Second line ART - Patients on a second-line regimen are those with confirmed first-line treatment failure as defined in the 2018 Kenya national guidelines as having at least 2 HIV plasma viral load results of more than 1000 copies/millilitre taken at least three months apart with good adherence.</w:t>
      </w:r>
    </w:p>
    <w:p w14:paraId="026537AB" w14:textId="77777777" w:rsidR="003A5185" w:rsidRDefault="002E1FE5">
      <w:pPr>
        <w:numPr>
          <w:ilvl w:val="0"/>
          <w:numId w:val="1"/>
        </w:numPr>
        <w:spacing w:after="0" w:line="360" w:lineRule="auto"/>
        <w:ind w:right="14"/>
        <w:jc w:val="both"/>
        <w:rPr>
          <w:color w:val="000000"/>
        </w:rPr>
      </w:pPr>
      <w:r>
        <w:t xml:space="preserve">Advanced HIV disease will be defined as (1) the presence of CD4 &lt;200 cells/mm3 and/or WHO Stage III or IV disease in PLWH. </w:t>
      </w:r>
    </w:p>
    <w:p w14:paraId="026537AC" w14:textId="77777777" w:rsidR="003A5185" w:rsidRDefault="002E1FE5">
      <w:pPr>
        <w:numPr>
          <w:ilvl w:val="0"/>
          <w:numId w:val="1"/>
        </w:numPr>
        <w:spacing w:after="0" w:line="360" w:lineRule="auto"/>
        <w:ind w:right="14"/>
        <w:jc w:val="both"/>
      </w:pPr>
      <w:r>
        <w:t>Clinical status - active, defaulter, lost to follow up, transfer out or died</w:t>
      </w:r>
    </w:p>
    <w:p w14:paraId="026537AD" w14:textId="77777777" w:rsidR="003A5185" w:rsidRDefault="002E1FE5">
      <w:pPr>
        <w:pStyle w:val="Heading1"/>
        <w:spacing w:after="0" w:line="276" w:lineRule="auto"/>
        <w:rPr>
          <w:rFonts w:ascii="Arial" w:eastAsia="Arial" w:hAnsi="Arial" w:cs="Arial"/>
          <w:b/>
          <w:color w:val="000000"/>
          <w:sz w:val="22"/>
          <w:szCs w:val="22"/>
        </w:rPr>
      </w:pPr>
      <w:bookmarkStart w:id="2" w:name="_heading=h.gi6nwcbwpuv8" w:colFirst="0" w:colLast="0"/>
      <w:bookmarkEnd w:id="2"/>
      <w:r>
        <w:lastRenderedPageBreak/>
        <w:br w:type="page"/>
      </w:r>
    </w:p>
    <w:p w14:paraId="026537AE" w14:textId="77777777" w:rsidR="003A5185" w:rsidRDefault="002E1FE5">
      <w:pPr>
        <w:pStyle w:val="Heading1"/>
        <w:spacing w:after="0" w:line="276" w:lineRule="auto"/>
        <w:rPr>
          <w:rFonts w:ascii="Arial" w:eastAsia="Arial" w:hAnsi="Arial" w:cs="Arial"/>
          <w:color w:val="000000"/>
          <w:sz w:val="22"/>
          <w:szCs w:val="22"/>
        </w:rPr>
      </w:pPr>
      <w:bookmarkStart w:id="3" w:name="_heading=h.saeqnkqmxqao" w:colFirst="0" w:colLast="0"/>
      <w:bookmarkEnd w:id="3"/>
      <w:r>
        <w:rPr>
          <w:rFonts w:ascii="Arial" w:eastAsia="Arial" w:hAnsi="Arial" w:cs="Arial"/>
          <w:b/>
          <w:color w:val="000000"/>
          <w:sz w:val="22"/>
          <w:szCs w:val="22"/>
        </w:rPr>
        <w:lastRenderedPageBreak/>
        <w:t xml:space="preserve">List of Tables </w:t>
      </w:r>
    </w:p>
    <w:p w14:paraId="026537AF" w14:textId="77777777" w:rsidR="003A5185" w:rsidRDefault="003A5185">
      <w:pPr>
        <w:pBdr>
          <w:top w:val="nil"/>
          <w:left w:val="nil"/>
          <w:bottom w:val="nil"/>
          <w:right w:val="nil"/>
          <w:between w:val="nil"/>
        </w:pBdr>
        <w:tabs>
          <w:tab w:val="right" w:pos="10790"/>
        </w:tabs>
        <w:spacing w:after="0" w:line="276" w:lineRule="auto"/>
        <w:ind w:left="0" w:firstLine="0"/>
        <w:rPr>
          <w:color w:val="000000"/>
        </w:rPr>
      </w:pPr>
    </w:p>
    <w:sdt>
      <w:sdtPr>
        <w:id w:val="-668106597"/>
        <w:docPartObj>
          <w:docPartGallery w:val="Table of Contents"/>
          <w:docPartUnique/>
        </w:docPartObj>
      </w:sdtPr>
      <w:sdtContent>
        <w:p w14:paraId="026537B0" w14:textId="77777777" w:rsidR="003A5185" w:rsidRDefault="002E1FE5">
          <w:pPr>
            <w:pBdr>
              <w:top w:val="nil"/>
              <w:left w:val="nil"/>
              <w:bottom w:val="nil"/>
              <w:right w:val="nil"/>
              <w:between w:val="nil"/>
            </w:pBdr>
            <w:tabs>
              <w:tab w:val="right" w:pos="10790"/>
            </w:tabs>
            <w:spacing w:after="0" w:line="276" w:lineRule="auto"/>
            <w:ind w:left="0" w:firstLine="0"/>
            <w:rPr>
              <w:color w:val="000000"/>
            </w:rPr>
          </w:pPr>
          <w:r>
            <w:fldChar w:fldCharType="begin"/>
          </w:r>
          <w:r>
            <w:instrText xml:space="preserve"> TOC \h \u \z \t "Heading 1,1,Heading 2,2,Heading 3,3,Heading 4,4,Heading 5,5,Heading 6,6,"</w:instrText>
          </w:r>
          <w:r>
            <w:fldChar w:fldCharType="separate"/>
          </w:r>
          <w:hyperlink w:anchor="_heading=h.35nkun2">
            <w:r>
              <w:rPr>
                <w:color w:val="000000"/>
              </w:rPr>
              <w:t>Table 1: Study expected timelines</w:t>
            </w:r>
            <w:r>
              <w:rPr>
                <w:color w:val="000000"/>
              </w:rPr>
              <w:tab/>
              <w:t>11</w:t>
            </w:r>
          </w:hyperlink>
        </w:p>
        <w:p w14:paraId="026537B1" w14:textId="77777777" w:rsidR="003A5185" w:rsidRDefault="002E1FE5">
          <w:pPr>
            <w:spacing w:after="0" w:line="276" w:lineRule="auto"/>
            <w:ind w:left="0" w:firstLine="0"/>
            <w:rPr>
              <w:b/>
              <w:color w:val="000000"/>
            </w:rPr>
          </w:pPr>
          <w:r>
            <w:fldChar w:fldCharType="end"/>
          </w:r>
        </w:p>
      </w:sdtContent>
    </w:sdt>
    <w:p w14:paraId="026537B2" w14:textId="77777777" w:rsidR="003A5185" w:rsidRDefault="003A5185">
      <w:pPr>
        <w:spacing w:after="0" w:line="276" w:lineRule="auto"/>
        <w:ind w:left="0" w:firstLine="0"/>
        <w:rPr>
          <w:b/>
          <w:color w:val="000000"/>
        </w:rPr>
      </w:pPr>
    </w:p>
    <w:p w14:paraId="026537B3" w14:textId="77777777" w:rsidR="003A5185" w:rsidRDefault="003A5185">
      <w:pPr>
        <w:spacing w:after="0" w:line="276" w:lineRule="auto"/>
        <w:ind w:left="0" w:firstLine="0"/>
        <w:rPr>
          <w:b/>
          <w:color w:val="000000"/>
        </w:rPr>
      </w:pPr>
    </w:p>
    <w:p w14:paraId="026537B4" w14:textId="77777777" w:rsidR="003A5185" w:rsidRDefault="003A5185">
      <w:pPr>
        <w:spacing w:after="0" w:line="276" w:lineRule="auto"/>
        <w:ind w:left="0" w:firstLine="0"/>
        <w:rPr>
          <w:b/>
          <w:color w:val="000000"/>
        </w:rPr>
      </w:pPr>
    </w:p>
    <w:p w14:paraId="026537B5" w14:textId="77777777" w:rsidR="003A5185" w:rsidRDefault="003A5185">
      <w:pPr>
        <w:spacing w:after="0" w:line="276" w:lineRule="auto"/>
        <w:ind w:left="0" w:firstLine="0"/>
        <w:rPr>
          <w:b/>
          <w:color w:val="000000"/>
        </w:rPr>
      </w:pPr>
    </w:p>
    <w:p w14:paraId="026537B6" w14:textId="77777777" w:rsidR="003A5185" w:rsidRDefault="003A5185">
      <w:pPr>
        <w:spacing w:after="0" w:line="276" w:lineRule="auto"/>
        <w:ind w:left="0" w:firstLine="0"/>
        <w:rPr>
          <w:b/>
          <w:color w:val="000000"/>
        </w:rPr>
      </w:pPr>
    </w:p>
    <w:p w14:paraId="026537B7" w14:textId="77777777" w:rsidR="003A5185" w:rsidRDefault="003A5185">
      <w:pPr>
        <w:spacing w:after="0" w:line="276" w:lineRule="auto"/>
        <w:ind w:left="0" w:firstLine="0"/>
        <w:rPr>
          <w:b/>
          <w:color w:val="000000"/>
        </w:rPr>
      </w:pPr>
    </w:p>
    <w:p w14:paraId="026537B8" w14:textId="77777777" w:rsidR="003A5185" w:rsidRDefault="003A5185">
      <w:pPr>
        <w:spacing w:after="0" w:line="276" w:lineRule="auto"/>
        <w:ind w:left="0" w:firstLine="0"/>
        <w:rPr>
          <w:b/>
          <w:color w:val="000000"/>
        </w:rPr>
      </w:pPr>
    </w:p>
    <w:p w14:paraId="026537B9" w14:textId="77777777" w:rsidR="003A5185" w:rsidRDefault="002E1FE5">
      <w:pPr>
        <w:pStyle w:val="Heading1"/>
        <w:spacing w:after="0" w:line="276" w:lineRule="auto"/>
        <w:rPr>
          <w:rFonts w:ascii="Arial" w:eastAsia="Arial" w:hAnsi="Arial" w:cs="Arial"/>
          <w:b/>
          <w:color w:val="000000"/>
          <w:sz w:val="22"/>
          <w:szCs w:val="22"/>
        </w:rPr>
      </w:pPr>
      <w:bookmarkStart w:id="4" w:name="_heading=h.adpv1qwnfmoh" w:colFirst="0" w:colLast="0"/>
      <w:bookmarkEnd w:id="4"/>
      <w:r>
        <w:rPr>
          <w:rFonts w:ascii="Arial" w:eastAsia="Arial" w:hAnsi="Arial" w:cs="Arial"/>
          <w:b/>
          <w:color w:val="000000"/>
          <w:sz w:val="22"/>
          <w:szCs w:val="22"/>
        </w:rPr>
        <w:t xml:space="preserve">List of Figures </w:t>
      </w:r>
    </w:p>
    <w:p w14:paraId="026537BA" w14:textId="77777777" w:rsidR="003A5185" w:rsidRDefault="003A5185">
      <w:pPr>
        <w:spacing w:after="0" w:line="276" w:lineRule="auto"/>
        <w:ind w:left="0" w:firstLine="0"/>
        <w:rPr>
          <w:b/>
          <w:color w:val="000000"/>
        </w:rPr>
      </w:pPr>
    </w:p>
    <w:p w14:paraId="026537BB" w14:textId="77777777" w:rsidR="003A5185" w:rsidRDefault="002E1FE5">
      <w:pPr>
        <w:rPr>
          <w:b/>
          <w:color w:val="000000"/>
        </w:rPr>
      </w:pPr>
      <w:r>
        <w:br w:type="page"/>
      </w:r>
    </w:p>
    <w:p w14:paraId="026537BC" w14:textId="77777777" w:rsidR="003A5185" w:rsidRDefault="003A5185">
      <w:pPr>
        <w:spacing w:after="0" w:line="276" w:lineRule="auto"/>
        <w:ind w:left="0" w:firstLine="0"/>
        <w:rPr>
          <w:b/>
          <w:color w:val="000000"/>
        </w:rPr>
      </w:pPr>
    </w:p>
    <w:p w14:paraId="026537BD" w14:textId="77777777" w:rsidR="003A5185" w:rsidRDefault="002E1FE5">
      <w:pPr>
        <w:spacing w:after="0" w:line="276" w:lineRule="auto"/>
        <w:ind w:left="0" w:firstLine="0"/>
        <w:rPr>
          <w:b/>
          <w:color w:val="000000"/>
        </w:rPr>
      </w:pPr>
      <w:r>
        <w:rPr>
          <w:b/>
          <w:color w:val="000000"/>
        </w:rPr>
        <w:t>Abstract</w:t>
      </w:r>
    </w:p>
    <w:p w14:paraId="026537BE" w14:textId="77777777" w:rsidR="003A5185" w:rsidRDefault="003A5185">
      <w:pPr>
        <w:spacing w:after="0" w:line="276" w:lineRule="auto"/>
      </w:pPr>
    </w:p>
    <w:p w14:paraId="026537BF" w14:textId="77777777" w:rsidR="003A5185" w:rsidRDefault="002E1FE5">
      <w:pPr>
        <w:spacing w:after="0" w:line="360" w:lineRule="auto"/>
        <w:jc w:val="both"/>
        <w:rPr>
          <w:b/>
        </w:rPr>
      </w:pPr>
      <w:r>
        <w:rPr>
          <w:b/>
        </w:rPr>
        <w:t xml:space="preserve">Introduction: </w:t>
      </w:r>
      <w:r>
        <w:t xml:space="preserve">Despite high levels of virologic suppression reported in clinical trials, there is limited data on second-line protease inhibitor (PI) and dolutegravir (DTG) based antiretroviral therapy (ART) outcomes from real-world clinical settings where treatment guidelines are still evolving. Emerging data show that virologic failure (VF) and drug resistance can occur, especially among ART-experienced individuals with suboptimal adherence, those who transitioned to DTG while viremic, and those with prior non-nucleoside reverse transcriptase inhibitor (NNRTI) exposure. </w:t>
      </w:r>
      <w:r>
        <w:rPr>
          <w:rFonts w:ascii="Aptos" w:eastAsia="Aptos" w:hAnsi="Aptos" w:cs="Aptos"/>
        </w:rPr>
        <w:t xml:space="preserve">These observations underscore the </w:t>
      </w:r>
      <w:r>
        <w:rPr>
          <w:rFonts w:ascii="Aptos" w:eastAsia="Aptos" w:hAnsi="Aptos" w:cs="Aptos"/>
          <w:b/>
        </w:rPr>
        <w:t>importance of localized studies</w:t>
      </w:r>
      <w:r>
        <w:rPr>
          <w:rFonts w:ascii="Aptos" w:eastAsia="Aptos" w:hAnsi="Aptos" w:cs="Aptos"/>
        </w:rPr>
        <w:t xml:space="preserve"> in regions like Western Kenya.</w:t>
      </w:r>
    </w:p>
    <w:p w14:paraId="026537C0" w14:textId="77777777" w:rsidR="003A5185" w:rsidRDefault="003A5185">
      <w:pPr>
        <w:spacing w:after="0" w:line="276" w:lineRule="auto"/>
        <w:jc w:val="both"/>
      </w:pPr>
    </w:p>
    <w:p w14:paraId="026537C1" w14:textId="77777777" w:rsidR="003A5185" w:rsidRDefault="002E1FE5">
      <w:pPr>
        <w:spacing w:after="0" w:line="360" w:lineRule="auto"/>
        <w:jc w:val="both"/>
        <w:rPr>
          <w:b/>
        </w:rPr>
      </w:pPr>
      <w:r>
        <w:rPr>
          <w:b/>
        </w:rPr>
        <w:t xml:space="preserve">Objectives: </w:t>
      </w:r>
      <w:r>
        <w:t xml:space="preserve">Our aim is to describe the clinical and virological outcomes of all PLWH who were on second-line antiretroviral therapy (ART) between October 2018 and September 2024 across Western Kenya. </w:t>
      </w:r>
    </w:p>
    <w:p w14:paraId="026537C2" w14:textId="77777777" w:rsidR="003A5185" w:rsidRDefault="002E1FE5">
      <w:pPr>
        <w:spacing w:after="0" w:line="360" w:lineRule="auto"/>
        <w:jc w:val="both"/>
      </w:pPr>
      <w:r>
        <w:rPr>
          <w:b/>
        </w:rPr>
        <w:t>Specific objective 1</w:t>
      </w:r>
      <w:r>
        <w:t>: To describe both virological and clinical outcomes among children and adults living with HIV and on second-line ART across Western Kenya.</w:t>
      </w:r>
    </w:p>
    <w:p w14:paraId="026537C3" w14:textId="77777777" w:rsidR="003A5185" w:rsidRDefault="002E1FE5">
      <w:pPr>
        <w:spacing w:after="0" w:line="360" w:lineRule="auto"/>
        <w:ind w:left="0" w:firstLine="0"/>
        <w:jc w:val="both"/>
      </w:pPr>
      <w:r>
        <w:rPr>
          <w:b/>
        </w:rPr>
        <w:t>Specific objective 2</w:t>
      </w:r>
      <w:r>
        <w:t xml:space="preserve">: To compare virological and clinical outcomes of patients on either a DTG or PI-based antiretroviral therapy as part of a second-line ART regimen. </w:t>
      </w:r>
    </w:p>
    <w:p w14:paraId="026537C4" w14:textId="77777777" w:rsidR="003A5185" w:rsidRDefault="002E1FE5">
      <w:pPr>
        <w:spacing w:after="0" w:line="360" w:lineRule="auto"/>
        <w:ind w:left="0" w:firstLine="0"/>
        <w:jc w:val="both"/>
      </w:pPr>
      <w:r>
        <w:rPr>
          <w:b/>
        </w:rPr>
        <w:t>Specific objective 3</w:t>
      </w:r>
      <w:r>
        <w:t xml:space="preserve">: To compare virological outcomes of patients on either tenofovir (TDF), Abacavir (ABC) or Zidovudine (AZT) antiretroviral-based therapy as part of a second-line ART regimen. </w:t>
      </w:r>
    </w:p>
    <w:p w14:paraId="026537C5" w14:textId="77777777" w:rsidR="003A5185" w:rsidRDefault="002E1FE5">
      <w:pPr>
        <w:spacing w:after="0" w:line="360" w:lineRule="auto"/>
        <w:ind w:left="0" w:firstLine="0"/>
        <w:jc w:val="both"/>
      </w:pPr>
      <w:r>
        <w:rPr>
          <w:b/>
        </w:rPr>
        <w:t>Specific objective 4</w:t>
      </w:r>
      <w:r>
        <w:t xml:space="preserve">: To describe drug resistance patterns among patients failing DTG or PI-based ART. </w:t>
      </w:r>
    </w:p>
    <w:p w14:paraId="026537C6" w14:textId="77777777" w:rsidR="003A5185" w:rsidRDefault="003A5185">
      <w:pPr>
        <w:spacing w:after="0" w:line="360" w:lineRule="auto"/>
        <w:ind w:left="0" w:firstLine="0"/>
        <w:jc w:val="both"/>
      </w:pPr>
    </w:p>
    <w:p w14:paraId="026537C7" w14:textId="77777777" w:rsidR="003A5185" w:rsidRDefault="002E1FE5">
      <w:pPr>
        <w:spacing w:after="0" w:line="360" w:lineRule="auto"/>
        <w:ind w:left="0" w:firstLine="0"/>
        <w:jc w:val="both"/>
      </w:pPr>
      <w:r>
        <w:rPr>
          <w:b/>
        </w:rPr>
        <w:t xml:space="preserve">Methodology: </w:t>
      </w:r>
      <w:r>
        <w:t xml:space="preserve">This retrospective analysis will include children and adults on </w:t>
      </w:r>
      <w:r w:rsidRPr="00402563">
        <w:rPr>
          <w:highlight w:val="yellow"/>
        </w:rPr>
        <w:t>second-line ART</w:t>
      </w:r>
      <w:r>
        <w:t xml:space="preserve"> between October 2018 and September 2024. The AMPATH Medical Records System (AMRS) will provide de-identified data, including demographic, clinical, and ART adherence variables.</w:t>
      </w:r>
      <w:r>
        <w:rPr>
          <w:b/>
        </w:rPr>
        <w:t xml:space="preserve"> </w:t>
      </w:r>
      <w:r>
        <w:t xml:space="preserve">The data will include date of birth, age at enrollment and initiation of ART, sex, first-, </w:t>
      </w:r>
      <w:r w:rsidRPr="00402563">
        <w:rPr>
          <w:highlight w:val="yellow"/>
        </w:rPr>
        <w:t>second-, and third-line ART regimen</w:t>
      </w:r>
      <w:r>
        <w:t xml:space="preserve">, baseline WHO staging and CD4 count, adherence to ART based on Morisky score and all HIV viral load results after </w:t>
      </w:r>
      <w:r w:rsidRPr="00402563">
        <w:rPr>
          <w:highlight w:val="yellow"/>
        </w:rPr>
        <w:t>switching to 2</w:t>
      </w:r>
      <w:r w:rsidRPr="00402563">
        <w:rPr>
          <w:highlight w:val="yellow"/>
          <w:vertAlign w:val="superscript"/>
        </w:rPr>
        <w:t>nd</w:t>
      </w:r>
      <w:r w:rsidRPr="00402563">
        <w:rPr>
          <w:highlight w:val="yellow"/>
        </w:rPr>
        <w:t xml:space="preserve"> line ART (October 2018 and September 2024).</w:t>
      </w:r>
      <w:r>
        <w:t xml:space="preserve"> Patients on a second-line regimen are those with confirmed first-line treatment failure as defined in the 2018 Kenya national guidelines as </w:t>
      </w:r>
      <w:r w:rsidRPr="00402563">
        <w:rPr>
          <w:highlight w:val="yellow"/>
        </w:rPr>
        <w:t>having at least 2 HIV plasma viral load results of more than 1000 copies/millilitre</w:t>
      </w:r>
      <w:r>
        <w:t xml:space="preserve"> taken at least three months apart with good adherence. Descriptive statistics will summarize demographic and clinical characteristics by nucleoside/nucleotide reverse transcriptase inhibitor (NRTI) regimen and DTG/PI backbone. The outcome of interest will be HIV viral suppression, defined as having a count of less than 200 copies per millilitre and clinical status (death, interruption in treatment, active or transferred out) and opportunistic infections (OIs). </w:t>
      </w:r>
      <w:r w:rsidRPr="004137EE">
        <w:rPr>
          <w:highlight w:val="magenta"/>
        </w:rPr>
        <w:t>Log-binomial models will be used to compare the relative risk of 2</w:t>
      </w:r>
      <w:r w:rsidRPr="004137EE">
        <w:rPr>
          <w:highlight w:val="magenta"/>
          <w:vertAlign w:val="superscript"/>
        </w:rPr>
        <w:t>nd</w:t>
      </w:r>
      <w:r w:rsidRPr="004137EE">
        <w:rPr>
          <w:highlight w:val="magenta"/>
        </w:rPr>
        <w:t xml:space="preserve"> line ART treatment failure by NRTI regimen backbone and DTG/PI regimens, expressed as relative </w:t>
      </w:r>
      <w:r w:rsidRPr="004137EE">
        <w:rPr>
          <w:highlight w:val="magenta"/>
        </w:rPr>
        <w:lastRenderedPageBreak/>
        <w:t xml:space="preserve">risk (RR) and 95% confidence intervals (CI) and based on a </w:t>
      </w:r>
      <w:r w:rsidRPr="004137EE">
        <w:rPr>
          <w:i/>
          <w:highlight w:val="magenta"/>
        </w:rPr>
        <w:t>priori</w:t>
      </w:r>
      <w:r w:rsidRPr="004137EE">
        <w:rPr>
          <w:highlight w:val="magenta"/>
        </w:rPr>
        <w:t xml:space="preserve"> considerations.</w:t>
      </w:r>
      <w:r>
        <w:t xml:space="preserve"> We shall control for potential confounders, including adherence to ART, baseline WHO stage and CD4 count.</w:t>
      </w:r>
    </w:p>
    <w:p w14:paraId="026537C8" w14:textId="77777777" w:rsidR="003A5185" w:rsidRDefault="002E1FE5">
      <w:bookmarkStart w:id="5" w:name="_heading=h.tqucwgjbv8vu" w:colFirst="0" w:colLast="0"/>
      <w:bookmarkEnd w:id="5"/>
      <w:r>
        <w:br w:type="page"/>
      </w:r>
      <w:r>
        <w:rPr>
          <w:b/>
          <w:color w:val="000000"/>
          <w:sz w:val="24"/>
          <w:szCs w:val="24"/>
        </w:rPr>
        <w:lastRenderedPageBreak/>
        <w:t>Background and Significance</w:t>
      </w:r>
    </w:p>
    <w:p w14:paraId="026537C9" w14:textId="77777777" w:rsidR="003A5185" w:rsidRDefault="003A5185">
      <w:pPr>
        <w:spacing w:after="0" w:line="276" w:lineRule="auto"/>
      </w:pPr>
    </w:p>
    <w:p w14:paraId="026537CA" w14:textId="77777777" w:rsidR="003A5185" w:rsidRDefault="002E1FE5">
      <w:pPr>
        <w:spacing w:after="0" w:line="360" w:lineRule="auto"/>
        <w:ind w:left="0" w:right="0" w:firstLine="0"/>
        <w:jc w:val="both"/>
      </w:pPr>
      <w:r>
        <w:t>Scale-up of ART has led to considerable gains in reducing HIV infection and HIV-related morbidity and mortality</w:t>
      </w:r>
      <w:r>
        <w:rPr>
          <w:color w:val="000000"/>
          <w:vertAlign w:val="superscript"/>
        </w:rPr>
        <w:t>1</w:t>
      </w:r>
      <w:r>
        <w:t>. Of the 20.8 million people living with HIV (PLWH) in sub-Saharan Africa (SSA), 83% are receiving antiretroviral therapy (ART)</w:t>
      </w:r>
      <w:r>
        <w:rPr>
          <w:color w:val="000000"/>
          <w:vertAlign w:val="superscript"/>
        </w:rPr>
        <w:t>1</w:t>
      </w:r>
      <w:r>
        <w:t>. Unfortunately, with broader access to ART, HIV treatment failure and drug resistance can occur,  reversing progress made</w:t>
      </w:r>
      <w:r>
        <w:rPr>
          <w:color w:val="000000"/>
          <w:vertAlign w:val="superscript"/>
        </w:rPr>
        <w:t>2,3</w:t>
      </w:r>
      <w:r>
        <w:t>. Ritonavir-boosted protease inhibitors (PIs), including lopinavir (LPVr) and atazanavir (ATVr), were the mainstay of 2nd line ART until recently, when the integrase strand transfer inhibitor (INSTI), dolutegravir (DTG), became the preferred option</w:t>
      </w:r>
      <w:r>
        <w:rPr>
          <w:color w:val="000000"/>
          <w:vertAlign w:val="superscript"/>
        </w:rPr>
        <w:t>4,5</w:t>
      </w:r>
      <w:r>
        <w:t>. High levels of pre-treatment drug resistance to non-nucleoside reverse transcriptase inhibitors (NNRTI) based (i.e., efavirenz and nevirapine) ART led the World Health Organization (WHO) in 2017 to recommend DTG as the preferred anchor ART for 1</w:t>
      </w:r>
      <w:r>
        <w:rPr>
          <w:vertAlign w:val="superscript"/>
        </w:rPr>
        <w:t>st</w:t>
      </w:r>
      <w:r>
        <w:t xml:space="preserve"> line therapy, together with two nucleotide reverse transcriptase inhibitors (NRTIs) tenofovir (TDF) and lamivudine (3TC), referred to as TLD</w:t>
      </w:r>
      <w:r>
        <w:rPr>
          <w:color w:val="000000"/>
          <w:vertAlign w:val="superscript"/>
        </w:rPr>
        <w:t>6</w:t>
      </w:r>
      <w:r>
        <w:t>. In 2021, the WHO guidelines added DTG as the preferred 2</w:t>
      </w:r>
      <w:r>
        <w:rPr>
          <w:vertAlign w:val="superscript"/>
        </w:rPr>
        <w:t>nd</w:t>
      </w:r>
      <w:r>
        <w:t xml:space="preserve"> line for PLWH failing non-DTG-based 1</w:t>
      </w:r>
      <w:r>
        <w:rPr>
          <w:vertAlign w:val="superscript"/>
        </w:rPr>
        <w:t>st</w:t>
      </w:r>
      <w:r>
        <w:t xml:space="preserve">-line ART </w:t>
      </w:r>
      <w:r>
        <w:rPr>
          <w:color w:val="000000"/>
          <w:vertAlign w:val="superscript"/>
        </w:rPr>
        <w:t>7</w:t>
      </w:r>
      <w:r>
        <w:t>. DTG has been adopted by &gt;80% of countries worldwide, including Kenya, and is now included in all lines of ART in most SSA HIV treatment guidelines</w:t>
      </w:r>
      <w:r>
        <w:rPr>
          <w:color w:val="000000"/>
          <w:vertAlign w:val="superscript"/>
        </w:rPr>
        <w:t>8–12</w:t>
      </w:r>
      <w:r>
        <w:t>. Half a million PLWH are estimated to be on 2nd line DTG-based regimens globally</w:t>
      </w:r>
      <w:r>
        <w:rPr>
          <w:color w:val="000000"/>
          <w:vertAlign w:val="superscript"/>
        </w:rPr>
        <w:t>12</w:t>
      </w:r>
      <w:r>
        <w:t xml:space="preserve">. </w:t>
      </w:r>
    </w:p>
    <w:p w14:paraId="026537CB" w14:textId="77777777" w:rsidR="003A5185" w:rsidRDefault="002E1FE5">
      <w:pPr>
        <w:spacing w:after="0" w:line="276" w:lineRule="auto"/>
        <w:ind w:left="0" w:righ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6537CC" w14:textId="77777777" w:rsidR="003A5185" w:rsidRDefault="002E1FE5">
      <w:pPr>
        <w:spacing w:after="0" w:line="360" w:lineRule="auto"/>
        <w:ind w:left="0" w:right="0" w:firstLine="0"/>
        <w:jc w:val="both"/>
      </w:pPr>
      <w:r>
        <w:t>The transition to 2nd line DTG-based ART followed WHO recommendations and clinical trial data showing higher efficacy and better safety profile than PIs</w:t>
      </w:r>
      <w:r>
        <w:rPr>
          <w:color w:val="000000"/>
          <w:vertAlign w:val="superscript"/>
        </w:rPr>
        <w:t>13–18</w:t>
      </w:r>
      <w:r>
        <w:t>. Earlier, the DAWNING trial demonstrated that DTG was superior to PIs in 2</w:t>
      </w:r>
      <w:r>
        <w:rPr>
          <w:vertAlign w:val="superscript"/>
        </w:rPr>
        <w:t>nd</w:t>
      </w:r>
      <w:r>
        <w:t xml:space="preserve"> line ART</w:t>
      </w:r>
      <w:r>
        <w:rPr>
          <w:color w:val="000000"/>
          <w:vertAlign w:val="superscript"/>
        </w:rPr>
        <w:t>13</w:t>
      </w:r>
      <w:r>
        <w:t>. The NADIA, VISEND, and D2EFT trials demonstrated that for second-line ART, DTG with 2 NRTIs was non-inferior to standard-of-care boosted PIs, including darunavir (DRVr)</w:t>
      </w:r>
      <w:r>
        <w:rPr>
          <w:color w:val="000000"/>
          <w:vertAlign w:val="superscript"/>
        </w:rPr>
        <w:t>15,16</w:t>
      </w:r>
      <w:r>
        <w:t xml:space="preserve">. Additionally, in the NADIA trial at 96 weeks, DTG was non-inferior to boosted darunavir (DRVr), with recycled backbone TDF shown to be superior to AZT in 2nd line, even in the presence of high resistance to TDF </w:t>
      </w:r>
      <w:r>
        <w:rPr>
          <w:color w:val="000000"/>
          <w:vertAlign w:val="superscript"/>
        </w:rPr>
        <w:t>15</w:t>
      </w:r>
      <w:r>
        <w:t xml:space="preserve">. However, in both NADIA (in adults) and ODYSSEY (in children) trials, new DTG resistance developed in individuals receiving zidovudine as part of 2nd line ART </w:t>
      </w:r>
      <w:r>
        <w:rPr>
          <w:color w:val="000000"/>
          <w:vertAlign w:val="superscript"/>
        </w:rPr>
        <w:t>15,19,20</w:t>
      </w:r>
      <w:r>
        <w:t>.  Despite the high levels of virologic suppression reported in clinical trials, there is limited data on virological and clinical outcomes of 2</w:t>
      </w:r>
      <w:r>
        <w:rPr>
          <w:vertAlign w:val="superscript"/>
        </w:rPr>
        <w:t>nd</w:t>
      </w:r>
      <w:r>
        <w:t xml:space="preserve"> line DTG from real-world clinical settings where treatment guidelines are still evolving, PLWH may have suboptimal adherence and monitoring and limited access to drug resistance testing. Emerging data show that virologic failure (VF) and drug resistance can occur, especially among ART-experienced individuals who transitioned to DTG while viremic and those with prior NNRTI exposure</w:t>
      </w:r>
      <w:r>
        <w:rPr>
          <w:color w:val="000000"/>
          <w:vertAlign w:val="superscript"/>
        </w:rPr>
        <w:t>21–24</w:t>
      </w:r>
      <w:r>
        <w:t>. A recent WHO report highlighted resistance rates ranging from 3.9% to 8.6%, with the highest risk in individuals who transitioned to DTG with detectable viral loads (VL)</w:t>
      </w:r>
      <w:r>
        <w:rPr>
          <w:color w:val="000000"/>
          <w:vertAlign w:val="superscript"/>
        </w:rPr>
        <w:t>3</w:t>
      </w:r>
      <w:r>
        <w:t>. Most PLWH on DTG in SSA are ART-experienced and, in many settings, were optimized to DTG with detectable or unknown viral loads</w:t>
      </w:r>
      <w:r>
        <w:rPr>
          <w:color w:val="000000"/>
          <w:vertAlign w:val="superscript"/>
        </w:rPr>
        <w:t>22,25,26</w:t>
      </w:r>
      <w:r>
        <w:t>. This high-risk population includes individuals who are mislabelled as being on 1st line instead of 2nd line TLD and those on 2nd line ART who were transitioned to DTG while failing NNRTI-based 1st line or switched from PIs due to drug-drug interactions (especially with rifampicin), adverse effects or regimen simplification</w:t>
      </w:r>
      <w:r>
        <w:rPr>
          <w:color w:val="000000"/>
          <w:vertAlign w:val="superscript"/>
        </w:rPr>
        <w:t>24,26,27</w:t>
      </w:r>
      <w:r>
        <w:t xml:space="preserve">. Furthermore, high levels of NRTI resistance have been reported in SSA among PLWH failing 1st line ART, </w:t>
      </w:r>
      <w:r>
        <w:lastRenderedPageBreak/>
        <w:t>raising concern about functional DTG monotherapy in 2nd line, which may increase the risk of VF and drug resistance</w:t>
      </w:r>
      <w:r>
        <w:rPr>
          <w:color w:val="000000"/>
          <w:vertAlign w:val="superscript"/>
        </w:rPr>
        <w:t>24,28–32</w:t>
      </w:r>
      <w:r>
        <w:t>.</w:t>
      </w:r>
    </w:p>
    <w:p w14:paraId="026537CD" w14:textId="77777777" w:rsidR="003A5185" w:rsidRDefault="002E1FE5">
      <w:pPr>
        <w:spacing w:after="0" w:line="360" w:lineRule="auto"/>
        <w:ind w:left="0" w:righ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6537CE" w14:textId="77777777" w:rsidR="003A5185" w:rsidRDefault="002E1FE5">
      <w:pPr>
        <w:spacing w:after="0" w:line="360" w:lineRule="auto"/>
        <w:ind w:left="0" w:right="0" w:firstLine="0"/>
        <w:jc w:val="both"/>
        <w:rPr>
          <w:highlight w:val="yellow"/>
        </w:rPr>
      </w:pPr>
      <w:r>
        <w:t>Even as the transition to DTG occurs, individuals will be on 2nd line PI-based regimens. PIs will still have a role in HIV management as an option for those failing DTG, especially if previously exposed to NNRTI-based ART</w:t>
      </w:r>
      <w:r>
        <w:rPr>
          <w:color w:val="000000"/>
          <w:vertAlign w:val="superscript"/>
        </w:rPr>
        <w:t>5,33</w:t>
      </w:r>
      <w:r>
        <w:t>. Previous studies have reported high rates of VF on PI-based ART, with almost 40% failing within three years</w:t>
      </w:r>
      <w:r>
        <w:rPr>
          <w:color w:val="000000"/>
          <w:vertAlign w:val="superscript"/>
        </w:rPr>
        <w:t>34–36</w:t>
      </w:r>
      <w:r>
        <w:t>. Poor adherence has been described as the most common cause of 2</w:t>
      </w:r>
      <w:r>
        <w:rPr>
          <w:vertAlign w:val="superscript"/>
        </w:rPr>
        <w:t>nd</w:t>
      </w:r>
      <w:r>
        <w:t>-line PI failure, as most studies have reported low levels of PI resistance</w:t>
      </w:r>
      <w:r>
        <w:rPr>
          <w:color w:val="000000"/>
          <w:vertAlign w:val="superscript"/>
        </w:rPr>
        <w:t>35,36</w:t>
      </w:r>
      <w:r>
        <w:t>. Although PIs have a high genetic barrier to resistance, prolonged exposure to suboptimal ART due to poor adherence can lead to virological failure with drug resistance</w:t>
      </w:r>
      <w:r>
        <w:rPr>
          <w:color w:val="000000"/>
          <w:vertAlign w:val="superscript"/>
        </w:rPr>
        <w:t>37–39</w:t>
      </w:r>
      <w:r>
        <w:t>.</w:t>
      </w:r>
    </w:p>
    <w:p w14:paraId="026537CF" w14:textId="77777777" w:rsidR="003A5185" w:rsidRDefault="003A5185">
      <w:pPr>
        <w:spacing w:after="0" w:line="360" w:lineRule="auto"/>
        <w:ind w:left="0" w:right="0" w:firstLine="0"/>
        <w:jc w:val="both"/>
        <w:rPr>
          <w:rFonts w:ascii="Times New Roman" w:eastAsia="Times New Roman" w:hAnsi="Times New Roman" w:cs="Times New Roman"/>
          <w:sz w:val="24"/>
          <w:szCs w:val="24"/>
        </w:rPr>
      </w:pPr>
    </w:p>
    <w:p w14:paraId="026537D0" w14:textId="77777777" w:rsidR="003A5185" w:rsidRDefault="002E1FE5">
      <w:pPr>
        <w:spacing w:after="0" w:line="360" w:lineRule="auto"/>
        <w:ind w:left="0" w:right="0" w:firstLine="0"/>
        <w:jc w:val="both"/>
      </w:pPr>
      <w:r>
        <w:t>Kenya piloted DTG among adults in 2017. In August 2018, DTG was incorporated in the HIV treatment guidelines as the preferred 1</w:t>
      </w:r>
      <w:r>
        <w:rPr>
          <w:vertAlign w:val="superscript"/>
        </w:rPr>
        <w:t>st</w:t>
      </w:r>
      <w:r>
        <w:t xml:space="preserve"> line for all adults who were ART naïve and ART-experienced on NNRTI-based 1</w:t>
      </w:r>
      <w:r>
        <w:rPr>
          <w:vertAlign w:val="superscript"/>
        </w:rPr>
        <w:t>st</w:t>
      </w:r>
      <w:r>
        <w:t xml:space="preserve"> line regimens</w:t>
      </w:r>
      <w:r>
        <w:rPr>
          <w:color w:val="000000"/>
          <w:vertAlign w:val="superscript"/>
        </w:rPr>
        <w:t>40</w:t>
      </w:r>
      <w:r>
        <w:t>. In 2022, the guidelines recommended DTG-based ART as the preferred  2</w:t>
      </w:r>
      <w:r>
        <w:rPr>
          <w:vertAlign w:val="superscript"/>
        </w:rPr>
        <w:t>nd</w:t>
      </w:r>
      <w:r>
        <w:t xml:space="preserve"> line regimen for adults</w:t>
      </w:r>
      <w:r>
        <w:rPr>
          <w:color w:val="000000"/>
          <w:vertAlign w:val="superscript"/>
        </w:rPr>
        <w:t xml:space="preserve">10. </w:t>
      </w:r>
      <w:r>
        <w:t xml:space="preserve">This included the use of pediatric DTG as the preferred first line in combination with abacavir and 3TC for children more than 4 weeks, below 15 years and weighing less than 30 kilograms. The same guidelines also recommended the transition of all individuals on other non-DTG-based first-line regimens, at the time, to be transitioned to DTG-based 1st line regimens, regardless of the VL. Unlike other countries, Kenya is yet to recommend a transition to DTG for PLWH on 2nd line PI-based ART except for those who were on LPVr, which has been phased out. There are 1.2 million PLWH on ART in Kenya, of whom &gt;90% are on DTG-based regimens. Recent data show that 7% of PLWH are on 2nd line ART, the majority of whom are on PIs </w:t>
      </w:r>
      <w:r>
        <w:rPr>
          <w:color w:val="000000"/>
          <w:vertAlign w:val="superscript"/>
        </w:rPr>
        <w:t>41</w:t>
      </w:r>
      <w:r>
        <w:t xml:space="preserve">      AMPATH is one of the largest HIV treatment programs in Sub-Saharan Africa and has enrolled over 160,000 PLWH, including adolescents and children. Over 120,000 patients are active in care, of whom about 8,400 are on DTG and PI-based 2</w:t>
      </w:r>
      <w:r>
        <w:rPr>
          <w:vertAlign w:val="superscript"/>
        </w:rPr>
        <w:t>nd</w:t>
      </w:r>
      <w:r>
        <w:t xml:space="preserve">-line ART. This study will provide critical programmatic data on 2nd line DTG and PI outcomes, across age groups including children and adolescents, that will inform local and national policy and guidelines. </w:t>
      </w:r>
    </w:p>
    <w:p w14:paraId="026537D1" w14:textId="77777777" w:rsidR="003A5185" w:rsidRDefault="003A5185">
      <w:pPr>
        <w:spacing w:after="0" w:line="360" w:lineRule="auto"/>
        <w:ind w:left="0" w:firstLine="0"/>
        <w:jc w:val="both"/>
        <w:rPr>
          <w:b/>
        </w:rPr>
      </w:pPr>
    </w:p>
    <w:p w14:paraId="026537D2" w14:textId="77777777" w:rsidR="003A5185" w:rsidRDefault="002E1FE5">
      <w:pPr>
        <w:spacing w:after="0" w:line="360" w:lineRule="auto"/>
        <w:ind w:left="0" w:firstLine="0"/>
        <w:jc w:val="both"/>
        <w:rPr>
          <w:b/>
          <w:color w:val="000000"/>
        </w:rPr>
      </w:pPr>
      <w:r>
        <w:rPr>
          <w:b/>
          <w:color w:val="000000"/>
        </w:rPr>
        <w:t>Study Objectives</w:t>
      </w:r>
    </w:p>
    <w:p w14:paraId="026537D3" w14:textId="77777777" w:rsidR="003A5185" w:rsidRDefault="002E1FE5">
      <w:pPr>
        <w:spacing w:after="0" w:line="360" w:lineRule="auto"/>
        <w:ind w:left="0" w:firstLine="0"/>
        <w:jc w:val="both"/>
        <w:rPr>
          <w:b/>
        </w:rPr>
      </w:pPr>
      <w:r>
        <w:t xml:space="preserve">Our aim is to describe the clinical and virological outcomes of all PLWH who were on second-line antiretroviral therapy (ART) between October 2018 and September 2024 across Western Kenya. </w:t>
      </w:r>
    </w:p>
    <w:sdt>
      <w:sdtPr>
        <w:tag w:val="goog_rdk_1"/>
        <w:id w:val="-1913646508"/>
      </w:sdtPr>
      <w:sdtContent>
        <w:p w14:paraId="026537D4" w14:textId="77777777" w:rsidR="003A5185" w:rsidRDefault="002E1FE5">
          <w:pPr>
            <w:spacing w:after="0" w:line="360" w:lineRule="auto"/>
            <w:jc w:val="both"/>
            <w:rPr>
              <w:ins w:id="6" w:author="Douglas Gaitho" w:date="2025-08-01T08:50:00Z"/>
              <w:highlight w:val="white"/>
            </w:rPr>
          </w:pPr>
          <w:r>
            <w:rPr>
              <w:b/>
            </w:rPr>
            <w:t>Specific objective 1</w:t>
          </w:r>
          <w:r>
            <w:t xml:space="preserve">: </w:t>
          </w:r>
          <w:r>
            <w:rPr>
              <w:highlight w:val="white"/>
            </w:rPr>
            <w:t>To describe virological and clinical outcomes among children and adults on second-line ART across Western Kenya.</w:t>
          </w:r>
          <w:sdt>
            <w:sdtPr>
              <w:tag w:val="goog_rdk_0"/>
              <w:id w:val="1240444456"/>
            </w:sdtPr>
            <w:sdtContent/>
          </w:sdt>
        </w:p>
      </w:sdtContent>
    </w:sdt>
    <w:p w14:paraId="026537D5" w14:textId="77777777" w:rsidR="003A5185" w:rsidRDefault="00000000">
      <w:pPr>
        <w:spacing w:after="0" w:line="360" w:lineRule="auto"/>
        <w:jc w:val="both"/>
        <w:rPr>
          <w:highlight w:val="white"/>
        </w:rPr>
      </w:pPr>
      <w:sdt>
        <w:sdtPr>
          <w:tag w:val="goog_rdk_2"/>
          <w:id w:val="960573883"/>
        </w:sdtPr>
        <w:sdtContent>
          <w:ins w:id="7" w:author="Douglas Gaitho" w:date="2025-08-01T08:50:00Z">
            <w:r w:rsidR="002E1FE5">
              <w:rPr>
                <w:highlight w:val="white"/>
              </w:rPr>
              <w:t>Hypothesis: This is descriptive does not require a hypothesis</w:t>
            </w:r>
          </w:ins>
        </w:sdtContent>
      </w:sdt>
    </w:p>
    <w:sdt>
      <w:sdtPr>
        <w:tag w:val="goog_rdk_4"/>
        <w:id w:val="-1230362165"/>
      </w:sdtPr>
      <w:sdtContent>
        <w:p w14:paraId="026537D6" w14:textId="77777777" w:rsidR="003A5185" w:rsidRDefault="002E1FE5">
          <w:pPr>
            <w:spacing w:after="0" w:line="360" w:lineRule="auto"/>
            <w:ind w:left="0" w:firstLine="0"/>
            <w:jc w:val="both"/>
            <w:rPr>
              <w:ins w:id="8" w:author="Douglas Gaitho" w:date="2025-08-01T08:50:00Z"/>
              <w:highlight w:val="white"/>
            </w:rPr>
          </w:pPr>
          <w:r>
            <w:rPr>
              <w:b/>
              <w:highlight w:val="white"/>
            </w:rPr>
            <w:t>Specific objective 2</w:t>
          </w:r>
          <w:r>
            <w:rPr>
              <w:highlight w:val="white"/>
            </w:rPr>
            <w:t xml:space="preserve">: To compare virological and clinical outcomes of patients on either a DTG or PI-based antiretroviral therapy as part of a second-line ART regimen. </w:t>
          </w:r>
          <w:sdt>
            <w:sdtPr>
              <w:tag w:val="goog_rdk_3"/>
              <w:id w:val="481110419"/>
            </w:sdtPr>
            <w:sdtContent/>
          </w:sdt>
        </w:p>
      </w:sdtContent>
    </w:sdt>
    <w:p w14:paraId="026537D7" w14:textId="77777777" w:rsidR="003A5185" w:rsidRDefault="00000000">
      <w:pPr>
        <w:spacing w:after="0" w:line="360" w:lineRule="auto"/>
        <w:ind w:left="0" w:firstLine="0"/>
        <w:jc w:val="both"/>
        <w:rPr>
          <w:highlight w:val="white"/>
        </w:rPr>
      </w:pPr>
      <w:sdt>
        <w:sdtPr>
          <w:tag w:val="goog_rdk_5"/>
          <w:id w:val="1654656312"/>
        </w:sdtPr>
        <w:sdtContent>
          <w:ins w:id="9" w:author="Douglas Gaitho" w:date="2025-08-01T08:50:00Z">
            <w:r w:rsidR="002E1FE5">
              <w:rPr>
                <w:highlight w:val="white"/>
              </w:rPr>
              <w:t>Hypothesis: Patients on DTG have better virological and clinical outcomes compared to those on PI-based ART</w:t>
            </w:r>
          </w:ins>
        </w:sdtContent>
      </w:sdt>
    </w:p>
    <w:sdt>
      <w:sdtPr>
        <w:tag w:val="goog_rdk_7"/>
        <w:id w:val="-469896878"/>
      </w:sdtPr>
      <w:sdtContent>
        <w:p w14:paraId="026537D8" w14:textId="77777777" w:rsidR="003A5185" w:rsidRDefault="002E1FE5">
          <w:pPr>
            <w:spacing w:after="0" w:line="360" w:lineRule="auto"/>
            <w:ind w:left="0" w:firstLine="0"/>
            <w:jc w:val="both"/>
            <w:rPr>
              <w:ins w:id="10" w:author="Douglas Gaitho" w:date="2025-08-01T08:52:00Z"/>
              <w:highlight w:val="white"/>
            </w:rPr>
          </w:pPr>
          <w:r>
            <w:rPr>
              <w:b/>
              <w:highlight w:val="white"/>
            </w:rPr>
            <w:t>Specific objective 3</w:t>
          </w:r>
          <w:r>
            <w:rPr>
              <w:highlight w:val="white"/>
            </w:rPr>
            <w:t xml:space="preserve">: To compare virological outcomes of patients on either tenofovir (TDF), Zidovudine (AZT) or Abacavir (ABC)  antiretroviral-based therapy as part of a second-line ART regimen. </w:t>
          </w:r>
          <w:sdt>
            <w:sdtPr>
              <w:tag w:val="goog_rdk_6"/>
              <w:id w:val="1698937459"/>
            </w:sdtPr>
            <w:sdtContent/>
          </w:sdt>
        </w:p>
      </w:sdtContent>
    </w:sdt>
    <w:p w14:paraId="026537D9" w14:textId="77777777" w:rsidR="003A5185" w:rsidRDefault="00000000">
      <w:pPr>
        <w:spacing w:after="0" w:line="360" w:lineRule="auto"/>
        <w:ind w:left="0" w:firstLine="0"/>
        <w:jc w:val="both"/>
        <w:rPr>
          <w:highlight w:val="white"/>
        </w:rPr>
      </w:pPr>
      <w:sdt>
        <w:sdtPr>
          <w:tag w:val="goog_rdk_8"/>
          <w:id w:val="-1487113539"/>
        </w:sdtPr>
        <w:sdtContent>
          <w:ins w:id="11" w:author="Douglas Gaitho" w:date="2025-08-01T08:52:00Z">
            <w:r w:rsidR="002E1FE5">
              <w:rPr>
                <w:highlight w:val="white"/>
              </w:rPr>
              <w:t xml:space="preserve">Hypothesis: Patients on TDF based regimens have better virological and clinical outcomes compared to either ABC or AZT. </w:t>
            </w:r>
          </w:ins>
        </w:sdtContent>
      </w:sdt>
    </w:p>
    <w:sdt>
      <w:sdtPr>
        <w:tag w:val="goog_rdk_10"/>
        <w:id w:val="-1467329169"/>
      </w:sdtPr>
      <w:sdtContent>
        <w:p w14:paraId="026537DA" w14:textId="77777777" w:rsidR="003A5185" w:rsidRDefault="002E1FE5">
          <w:pPr>
            <w:spacing w:after="0" w:line="360" w:lineRule="auto"/>
            <w:ind w:left="0" w:firstLine="0"/>
            <w:jc w:val="both"/>
            <w:rPr>
              <w:ins w:id="12" w:author="Douglas Gaitho" w:date="2025-08-01T08:53:00Z"/>
              <w:highlight w:val="white"/>
            </w:rPr>
          </w:pPr>
          <w:r>
            <w:rPr>
              <w:b/>
              <w:highlight w:val="white"/>
            </w:rPr>
            <w:t>Specific objective 4</w:t>
          </w:r>
          <w:r>
            <w:rPr>
              <w:highlight w:val="white"/>
            </w:rPr>
            <w:t>: To describe drug resistance outcomes among patients failing DTG or PI-based ART.</w:t>
          </w:r>
          <w:sdt>
            <w:sdtPr>
              <w:tag w:val="goog_rdk_9"/>
              <w:id w:val="-390927307"/>
            </w:sdtPr>
            <w:sdtContent/>
          </w:sdt>
        </w:p>
      </w:sdtContent>
    </w:sdt>
    <w:sdt>
      <w:sdtPr>
        <w:tag w:val="goog_rdk_14"/>
        <w:id w:val="912283962"/>
      </w:sdtPr>
      <w:sdtContent>
        <w:p w14:paraId="026537DB" w14:textId="77777777" w:rsidR="003A5185" w:rsidRPr="003A5185" w:rsidRDefault="00000000">
          <w:pPr>
            <w:spacing w:after="0" w:line="360" w:lineRule="auto"/>
            <w:ind w:left="0" w:firstLine="0"/>
            <w:jc w:val="both"/>
            <w:rPr>
              <w:highlight w:val="white"/>
              <w:rPrChange w:id="13" w:author="Douglas Gaitho" w:date="2025-08-01T08:53:00Z">
                <w:rPr>
                  <w:b/>
                  <w:color w:val="000000"/>
                  <w:highlight w:val="white"/>
                </w:rPr>
              </w:rPrChange>
            </w:rPr>
          </w:pPr>
          <w:sdt>
            <w:sdtPr>
              <w:tag w:val="goog_rdk_11"/>
              <w:id w:val="-456998232"/>
            </w:sdtPr>
            <w:sdtContent>
              <w:ins w:id="14" w:author="Douglas Gaitho" w:date="2025-08-01T08:53:00Z">
                <w:r w:rsidR="002E1FE5">
                  <w:rPr>
                    <w:highlight w:val="white"/>
                  </w:rPr>
                  <w:t xml:space="preserve">This is </w:t>
                </w:r>
              </w:ins>
              <w:sdt>
                <w:sdtPr>
                  <w:tag w:val="goog_rdk_12"/>
                  <w:id w:val="2102618871"/>
                </w:sdtPr>
                <w:sdtContent>
                  <w:ins w:id="15" w:author="Douglas Gaitho" w:date="2025-08-01T08:53:00Z">
                    <w:r w:rsidR="002E1FE5">
                      <w:rPr>
                        <w:highlight w:val="white"/>
                      </w:rPr>
                      <w:t>descriptive</w:t>
                    </w:r>
                  </w:ins>
                </w:sdtContent>
              </w:sdt>
              <w:ins w:id="16" w:author="Douglas Gaitho" w:date="2025-08-01T08:53:00Z">
                <w:r w:rsidR="002E1FE5">
                  <w:rPr>
                    <w:highlight w:val="white"/>
                  </w:rPr>
                  <w:t xml:space="preserve"> - does not require a hypothesis</w:t>
                </w:r>
              </w:ins>
            </w:sdtContent>
          </w:sdt>
          <w:sdt>
            <w:sdtPr>
              <w:tag w:val="goog_rdk_13"/>
              <w:id w:val="-1057587159"/>
            </w:sdtPr>
            <w:sdtContent/>
          </w:sdt>
        </w:p>
      </w:sdtContent>
    </w:sdt>
    <w:p w14:paraId="026537DC" w14:textId="77777777" w:rsidR="003A5185" w:rsidRDefault="002E1FE5">
      <w:pPr>
        <w:pStyle w:val="Heading1"/>
        <w:spacing w:after="0" w:line="360" w:lineRule="auto"/>
        <w:ind w:left="0" w:firstLine="0"/>
        <w:rPr>
          <w:rFonts w:ascii="Arial" w:eastAsia="Arial" w:hAnsi="Arial" w:cs="Arial"/>
          <w:b/>
          <w:color w:val="000000"/>
          <w:sz w:val="22"/>
          <w:szCs w:val="22"/>
        </w:rPr>
      </w:pPr>
      <w:bookmarkStart w:id="17" w:name="_heading=h.8gpfvggqxi5n" w:colFirst="0" w:colLast="0"/>
      <w:bookmarkEnd w:id="17"/>
      <w:r>
        <w:rPr>
          <w:rFonts w:ascii="Arial" w:eastAsia="Arial" w:hAnsi="Arial" w:cs="Arial"/>
          <w:b/>
          <w:color w:val="000000"/>
          <w:sz w:val="22"/>
          <w:szCs w:val="22"/>
        </w:rPr>
        <w:t>Methodology</w:t>
      </w:r>
    </w:p>
    <w:p w14:paraId="026537DD" w14:textId="77777777" w:rsidR="003A5185" w:rsidRDefault="002E1FE5">
      <w:pPr>
        <w:pStyle w:val="Heading2"/>
        <w:spacing w:after="0" w:line="276" w:lineRule="auto"/>
        <w:rPr>
          <w:rFonts w:ascii="Arial" w:eastAsia="Arial" w:hAnsi="Arial" w:cs="Arial"/>
          <w:b/>
          <w:color w:val="000000"/>
          <w:sz w:val="22"/>
          <w:szCs w:val="22"/>
        </w:rPr>
      </w:pPr>
      <w:bookmarkStart w:id="18" w:name="_heading=h.66b51vu2uvo4" w:colFirst="0" w:colLast="0"/>
      <w:bookmarkEnd w:id="18"/>
      <w:r>
        <w:rPr>
          <w:rFonts w:ascii="Arial" w:eastAsia="Arial" w:hAnsi="Arial" w:cs="Arial"/>
          <w:b/>
          <w:color w:val="000000"/>
          <w:sz w:val="22"/>
          <w:szCs w:val="22"/>
        </w:rPr>
        <w:t>Study Setting</w:t>
      </w:r>
    </w:p>
    <w:p w14:paraId="026537DE" w14:textId="77777777" w:rsidR="003A5185" w:rsidRDefault="003A5185">
      <w:pPr>
        <w:spacing w:after="0" w:line="360" w:lineRule="auto"/>
        <w:jc w:val="both"/>
        <w:rPr>
          <w:color w:val="000000"/>
        </w:rPr>
      </w:pPr>
    </w:p>
    <w:p w14:paraId="026537DF" w14:textId="77777777" w:rsidR="003A5185" w:rsidRDefault="002E1FE5">
      <w:pPr>
        <w:spacing w:after="0" w:line="360" w:lineRule="auto"/>
        <w:jc w:val="both"/>
        <w:rPr>
          <w:color w:val="000000"/>
        </w:rPr>
      </w:pPr>
      <w:r>
        <w:rPr>
          <w:color w:val="000000"/>
        </w:rPr>
        <w:t xml:space="preserve">The study will be conducted within the Academic Model Providing Access to Healthcare (AMPATH), a USAID-funded HIV care and treatment program in western Kenya.  This includes seven counties – Busia, Bungoma, Uasin Gishu, Trans Nzoia, West Pokot, Nandi and Elgeyo Marakwet. We shall include all facilities that utilize AMPATH electronic medical records in these counties. AMPATH, in partnership with the Ministry of Health (MOH), provides comprehensive HIV care, following the national guidelines, to more than 120,000 people living with HIV (PLWH). AMPATH was among the first sites selected by the national program to pilot DTG rollout in Kenya in 2017. </w:t>
      </w:r>
      <w:r>
        <w:t>As of September 2024, 8,400</w:t>
      </w:r>
      <w:r>
        <w:rPr>
          <w:color w:val="000000"/>
        </w:rPr>
        <w:t xml:space="preserve"> PLWH were</w:t>
      </w:r>
      <w:r>
        <w:t xml:space="preserve"> on 2nd line DTG and PI-based</w:t>
      </w:r>
      <w:r>
        <w:rPr>
          <w:color w:val="000000"/>
        </w:rPr>
        <w:t xml:space="preserve"> ART</w:t>
      </w:r>
      <w:r>
        <w:t xml:space="preserve"> regimens</w:t>
      </w:r>
      <w:r>
        <w:rPr>
          <w:color w:val="000000"/>
        </w:rPr>
        <w:t xml:space="preserve"> within the AMPATH program. Most health facilities within AMPATH catchment have access to an electronic medical record (EMR) system, </w:t>
      </w:r>
      <w:r>
        <w:t xml:space="preserve">the </w:t>
      </w:r>
      <w:r>
        <w:rPr>
          <w:color w:val="000000"/>
        </w:rPr>
        <w:t>AMPATH Medical Record System (AMRS), which provides a unique opportunity to identify all PLWH on 2</w:t>
      </w:r>
      <w:r>
        <w:rPr>
          <w:color w:val="000000"/>
          <w:vertAlign w:val="superscript"/>
        </w:rPr>
        <w:t>nd</w:t>
      </w:r>
      <w:r>
        <w:rPr>
          <w:color w:val="000000"/>
        </w:rPr>
        <w:t xml:space="preserve"> line ART, their ART histor</w:t>
      </w:r>
      <w:r>
        <w:t>y,</w:t>
      </w:r>
      <w:r>
        <w:rPr>
          <w:color w:val="000000"/>
        </w:rPr>
        <w:t xml:space="preserve"> clinical and virological outcomes during the study period. AMRS is a point-of-care electronic medical record utilized by healthcare providers to document services provided to PLWH. </w:t>
      </w:r>
    </w:p>
    <w:p w14:paraId="026537E0" w14:textId="77777777" w:rsidR="003A5185" w:rsidRDefault="003A5185">
      <w:pPr>
        <w:spacing w:after="0" w:line="276" w:lineRule="auto"/>
        <w:jc w:val="both"/>
        <w:rPr>
          <w:b/>
        </w:rPr>
      </w:pPr>
    </w:p>
    <w:p w14:paraId="026537E1" w14:textId="77777777" w:rsidR="003A5185" w:rsidRDefault="002E1FE5">
      <w:pPr>
        <w:pStyle w:val="Heading2"/>
        <w:spacing w:after="0" w:line="360" w:lineRule="auto"/>
        <w:rPr>
          <w:rFonts w:ascii="Arial" w:eastAsia="Arial" w:hAnsi="Arial" w:cs="Arial"/>
          <w:b/>
          <w:color w:val="000000"/>
          <w:sz w:val="22"/>
          <w:szCs w:val="22"/>
        </w:rPr>
      </w:pPr>
      <w:bookmarkStart w:id="19" w:name="_heading=h.zb8scvll2sye" w:colFirst="0" w:colLast="0"/>
      <w:bookmarkEnd w:id="19"/>
      <w:r>
        <w:rPr>
          <w:rFonts w:ascii="Arial" w:eastAsia="Arial" w:hAnsi="Arial" w:cs="Arial"/>
          <w:b/>
          <w:color w:val="000000"/>
          <w:sz w:val="22"/>
          <w:szCs w:val="22"/>
        </w:rPr>
        <w:t xml:space="preserve">Operational definitions </w:t>
      </w:r>
    </w:p>
    <w:p w14:paraId="026537E2" w14:textId="77777777" w:rsidR="003A5185" w:rsidRDefault="002E1FE5">
      <w:pPr>
        <w:numPr>
          <w:ilvl w:val="0"/>
          <w:numId w:val="1"/>
        </w:numPr>
        <w:pBdr>
          <w:top w:val="nil"/>
          <w:left w:val="nil"/>
          <w:bottom w:val="nil"/>
          <w:right w:val="nil"/>
          <w:between w:val="nil"/>
        </w:pBdr>
        <w:spacing w:after="0" w:line="360" w:lineRule="auto"/>
        <w:ind w:right="14"/>
        <w:jc w:val="both"/>
      </w:pPr>
      <w:r>
        <w:rPr>
          <w:color w:val="000000"/>
        </w:rPr>
        <w:t>Second Line ART - Patients on a second-line regimen are those with confirmed first-line treatment failure as defined in the 2018 Kenya national guidelines as having at least 2 HIV plasma viral load results of more than 1000 copies/millilitre taken at least three months apart with good adherence.</w:t>
      </w:r>
    </w:p>
    <w:p w14:paraId="026537E3" w14:textId="77777777" w:rsidR="003A5185" w:rsidRDefault="002E1FE5">
      <w:pPr>
        <w:numPr>
          <w:ilvl w:val="0"/>
          <w:numId w:val="1"/>
        </w:numPr>
        <w:pBdr>
          <w:top w:val="nil"/>
          <w:left w:val="nil"/>
          <w:bottom w:val="nil"/>
          <w:right w:val="nil"/>
          <w:between w:val="nil"/>
        </w:pBdr>
        <w:spacing w:after="0" w:line="360" w:lineRule="auto"/>
        <w:ind w:right="14"/>
        <w:jc w:val="both"/>
      </w:pPr>
      <w:r>
        <w:rPr>
          <w:color w:val="000000"/>
        </w:rPr>
        <w:t xml:space="preserve">Advanced HIV disease will be defined as (1) the presence of CD4 &lt;200 cells/mm3 and/or WHO Stage III or IV disease in PLWH. </w:t>
      </w:r>
    </w:p>
    <w:p w14:paraId="026537E4" w14:textId="77777777" w:rsidR="003A5185" w:rsidRDefault="002E1FE5">
      <w:pPr>
        <w:numPr>
          <w:ilvl w:val="0"/>
          <w:numId w:val="1"/>
        </w:numPr>
        <w:pBdr>
          <w:top w:val="nil"/>
          <w:left w:val="nil"/>
          <w:bottom w:val="nil"/>
          <w:right w:val="nil"/>
          <w:between w:val="nil"/>
        </w:pBdr>
        <w:spacing w:after="0" w:line="360" w:lineRule="auto"/>
        <w:ind w:right="14"/>
        <w:jc w:val="both"/>
      </w:pPr>
      <w:r>
        <w:t xml:space="preserve">Clinical status - active, defaulter, lost to follow up, transfer out or died. </w:t>
      </w:r>
    </w:p>
    <w:p w14:paraId="026537E5" w14:textId="77777777" w:rsidR="003A5185" w:rsidRDefault="003A5185">
      <w:pPr>
        <w:spacing w:after="0" w:line="276" w:lineRule="auto"/>
        <w:ind w:right="14" w:hanging="9"/>
        <w:jc w:val="both"/>
      </w:pPr>
    </w:p>
    <w:p w14:paraId="026537E6" w14:textId="77777777" w:rsidR="003A5185" w:rsidRDefault="002E1FE5">
      <w:pPr>
        <w:pStyle w:val="Heading2"/>
        <w:spacing w:after="0" w:line="360" w:lineRule="auto"/>
        <w:rPr>
          <w:rFonts w:ascii="Arial" w:eastAsia="Arial" w:hAnsi="Arial" w:cs="Arial"/>
          <w:b/>
          <w:color w:val="000000"/>
          <w:sz w:val="22"/>
          <w:szCs w:val="22"/>
        </w:rPr>
      </w:pPr>
      <w:bookmarkStart w:id="20" w:name="_heading=h.ou8p0d7l6yn0" w:colFirst="0" w:colLast="0"/>
      <w:bookmarkEnd w:id="20"/>
      <w:r>
        <w:rPr>
          <w:rFonts w:ascii="Arial" w:eastAsia="Arial" w:hAnsi="Arial" w:cs="Arial"/>
          <w:b/>
          <w:color w:val="000000"/>
          <w:sz w:val="22"/>
          <w:szCs w:val="22"/>
        </w:rPr>
        <w:t>Study Design</w:t>
      </w:r>
    </w:p>
    <w:p w14:paraId="026537E7" w14:textId="77777777" w:rsidR="003A5185" w:rsidRDefault="003A5185">
      <w:pPr>
        <w:spacing w:after="0" w:line="360" w:lineRule="auto"/>
        <w:ind w:right="14" w:hanging="9"/>
        <w:jc w:val="both"/>
        <w:rPr>
          <w:color w:val="000000"/>
          <w:u w:val="single"/>
        </w:rPr>
      </w:pPr>
    </w:p>
    <w:p w14:paraId="026537E8" w14:textId="77777777" w:rsidR="003A5185" w:rsidRDefault="002E1FE5">
      <w:pPr>
        <w:spacing w:after="0" w:line="360" w:lineRule="auto"/>
        <w:ind w:right="14" w:hanging="9"/>
        <w:jc w:val="both"/>
      </w:pPr>
      <w:r>
        <w:rPr>
          <w:color w:val="000000"/>
          <w:u w:val="single"/>
        </w:rPr>
        <w:lastRenderedPageBreak/>
        <w:t>Study design</w:t>
      </w:r>
      <w:r>
        <w:t>: This will be a retrospective study of the AMPATH electronic medical records of all PLWH on 2</w:t>
      </w:r>
      <w:r>
        <w:rPr>
          <w:vertAlign w:val="superscript"/>
        </w:rPr>
        <w:t>nd</w:t>
      </w:r>
      <w:r>
        <w:t xml:space="preserve">-line DTG and PI-based ART from October 2018 to September 2024. In Busia, Trans Nzoia, Bungoma, Elgeyo Marakwet, West Pokot and Nandi counties, we shall not include facilities that are paper based or run  Kenya EMR as the server for the latter is not centralized.  We selected October 2018, as this was when DTG was included in the Kenya ART guidelines and rolled out nationally, including in AMPATH. The AMPATH Uzima data manager will identify all eligible PLWH in AMRS and de-identify the data with the required variables extracted for analysis. However, genotype results are provided as hardcopy from testing laboratories and uploaded onto AMRS. If unavailable in AMRS, we shall liaise with the regional technical working group for copies of the results. </w:t>
      </w:r>
    </w:p>
    <w:p w14:paraId="026537E9" w14:textId="77777777" w:rsidR="003A5185" w:rsidRDefault="002E1FE5">
      <w:pPr>
        <w:spacing w:after="0" w:line="360" w:lineRule="auto"/>
        <w:jc w:val="both"/>
      </w:pPr>
      <w:r>
        <w:rPr>
          <w:u w:val="single"/>
        </w:rPr>
        <w:t>Eligibility criteria</w:t>
      </w:r>
      <w:r>
        <w:t>: Our inclusion criteria will be (1) HIV-positive adults and children enrolled for care at AMPATH, (2) on DTG or PI-based 2</w:t>
      </w:r>
      <w:r>
        <w:rPr>
          <w:vertAlign w:val="superscript"/>
        </w:rPr>
        <w:t>nd</w:t>
      </w:r>
      <w:r>
        <w:t xml:space="preserve"> line ART from October 2018 to September 2024, (3) on ART for at least six months, and (4) have at least two VL measurements. </w:t>
      </w:r>
      <w:sdt>
        <w:sdtPr>
          <w:tag w:val="goog_rdk_15"/>
          <w:id w:val="306485820"/>
        </w:sdtPr>
        <w:sdtContent>
          <w:commentRangeStart w:id="21"/>
        </w:sdtContent>
      </w:sdt>
      <w:sdt>
        <w:sdtPr>
          <w:tag w:val="goog_rdk_16"/>
          <w:id w:val="849019259"/>
        </w:sdtPr>
        <w:sdtContent>
          <w:commentRangeStart w:id="22"/>
        </w:sdtContent>
      </w:sdt>
      <w:r>
        <w:t xml:space="preserve">Exclusion criteria will be individuals </w:t>
      </w:r>
      <w:commentRangeEnd w:id="21"/>
      <w:r>
        <w:rPr>
          <w:rStyle w:val="CommentReference"/>
          <w:sz w:val="22"/>
          <w:szCs w:val="22"/>
        </w:rPr>
        <w:commentReference w:id="21"/>
      </w:r>
      <w:commentRangeEnd w:id="22"/>
      <w:r>
        <w:rPr>
          <w:rStyle w:val="CommentReference"/>
          <w:sz w:val="22"/>
          <w:szCs w:val="22"/>
        </w:rPr>
        <w:commentReference w:id="22"/>
      </w:r>
      <w:r>
        <w:t>on DTG or PI-based ART as part of 1</w:t>
      </w:r>
      <w:r>
        <w:rPr>
          <w:vertAlign w:val="superscript"/>
        </w:rPr>
        <w:t>st</w:t>
      </w:r>
      <w:r>
        <w:t xml:space="preserve"> line regimen. </w:t>
      </w:r>
    </w:p>
    <w:p w14:paraId="026537EA" w14:textId="77777777" w:rsidR="003A5185" w:rsidRDefault="002E1FE5">
      <w:pPr>
        <w:spacing w:after="0" w:line="360" w:lineRule="auto"/>
        <w:ind w:left="0" w:right="14" w:firstLine="0"/>
        <w:jc w:val="both"/>
      </w:pPr>
      <w:r>
        <w:rPr>
          <w:u w:val="single"/>
        </w:rPr>
        <w:t>Sample Size</w:t>
      </w:r>
      <w:r>
        <w:t>: We will include all PLWH (children, adolescents and adults) on second-line ART regimen between October 2018 to September 2024. Our latest data shows that 8,400 PLWH are on second-line ART. With 80% power and a 0.05% significance level, we shall require at least 1,260 PLWH on either DTG or a PI-based second-line ART to detect a relative risk of &gt;1.5. We expect to include all 8,400 PLWH in our analysis.</w:t>
      </w:r>
    </w:p>
    <w:p w14:paraId="026537EB" w14:textId="77777777" w:rsidR="003A5185" w:rsidRDefault="002E1FE5">
      <w:pPr>
        <w:pStyle w:val="Heading2"/>
        <w:spacing w:after="0" w:line="360" w:lineRule="auto"/>
        <w:rPr>
          <w:rFonts w:ascii="Arial" w:eastAsia="Arial" w:hAnsi="Arial" w:cs="Arial"/>
          <w:b/>
          <w:color w:val="000000"/>
          <w:sz w:val="22"/>
          <w:szCs w:val="22"/>
        </w:rPr>
      </w:pPr>
      <w:bookmarkStart w:id="23" w:name="_heading=h.9bxllkixkuj9" w:colFirst="0" w:colLast="0"/>
      <w:bookmarkEnd w:id="23"/>
      <w:r>
        <w:rPr>
          <w:rFonts w:ascii="Arial" w:eastAsia="Arial" w:hAnsi="Arial" w:cs="Arial"/>
          <w:b/>
          <w:color w:val="000000"/>
          <w:sz w:val="22"/>
          <w:szCs w:val="22"/>
        </w:rPr>
        <w:t>Data Collection</w:t>
      </w:r>
    </w:p>
    <w:p w14:paraId="026537EC" w14:textId="77777777" w:rsidR="003A5185" w:rsidRDefault="003A5185">
      <w:pPr>
        <w:spacing w:after="0" w:line="360" w:lineRule="auto"/>
        <w:ind w:left="0" w:right="14" w:firstLine="0"/>
        <w:jc w:val="both"/>
      </w:pPr>
    </w:p>
    <w:p w14:paraId="026537ED" w14:textId="77777777" w:rsidR="003A5185" w:rsidRDefault="002E1FE5">
      <w:pPr>
        <w:spacing w:after="0" w:line="360" w:lineRule="auto"/>
        <w:ind w:left="0" w:right="14" w:firstLine="0"/>
        <w:jc w:val="both"/>
        <w:rPr>
          <w:b/>
          <w:color w:val="000000"/>
        </w:rPr>
      </w:pPr>
      <w:r>
        <w:t>The AMPATH Uzima data manager will extract programmatic d</w:t>
      </w:r>
      <w:r>
        <w:rPr>
          <w:color w:val="000000"/>
        </w:rPr>
        <w:t xml:space="preserve">e-identified data of eligible participants from AMRS. The de-identified data set in CSV format will then be sent for analysis by the study co-investigators utilizing R software. </w:t>
      </w:r>
    </w:p>
    <w:p w14:paraId="026537EE" w14:textId="77777777" w:rsidR="003A5185" w:rsidRDefault="00000000">
      <w:pPr>
        <w:spacing w:after="0" w:line="360" w:lineRule="auto"/>
        <w:ind w:left="0" w:right="14" w:firstLine="0"/>
        <w:jc w:val="both"/>
        <w:rPr>
          <w:color w:val="000000"/>
        </w:rPr>
      </w:pPr>
      <w:sdt>
        <w:sdtPr>
          <w:tag w:val="goog_rdk_17"/>
          <w:id w:val="-2042849869"/>
        </w:sdtPr>
        <w:sdtContent>
          <w:commentRangeStart w:id="24"/>
        </w:sdtContent>
      </w:sdt>
      <w:r w:rsidR="002E1FE5">
        <w:rPr>
          <w:color w:val="000000"/>
          <w:u w:val="single"/>
        </w:rPr>
        <w:t>Study Variables</w:t>
      </w:r>
      <w:commentRangeEnd w:id="24"/>
      <w:r w:rsidR="002E1FE5">
        <w:rPr>
          <w:rStyle w:val="CommentReference"/>
          <w:color w:val="000000"/>
          <w:sz w:val="22"/>
          <w:szCs w:val="22"/>
        </w:rPr>
        <w:commentReference w:id="24"/>
      </w:r>
      <w:r w:rsidR="002E1FE5">
        <w:rPr>
          <w:color w:val="000000"/>
        </w:rPr>
        <w:t xml:space="preserve">: We will collect the following data from the </w:t>
      </w:r>
      <w:sdt>
        <w:sdtPr>
          <w:tag w:val="goog_rdk_18"/>
          <w:id w:val="-59212948"/>
        </w:sdtPr>
        <w:sdtContent>
          <w:commentRangeStart w:id="25"/>
        </w:sdtContent>
      </w:sdt>
      <w:sdt>
        <w:sdtPr>
          <w:tag w:val="goog_rdk_19"/>
          <w:id w:val="-593437562"/>
        </w:sdtPr>
        <w:sdtContent>
          <w:commentRangeStart w:id="26"/>
        </w:sdtContent>
      </w:sdt>
      <w:sdt>
        <w:sdtPr>
          <w:tag w:val="goog_rdk_20"/>
          <w:id w:val="1962010799"/>
        </w:sdtPr>
        <w:sdtContent>
          <w:commentRangeStart w:id="27"/>
        </w:sdtContent>
      </w:sdt>
      <w:r w:rsidR="002E1FE5">
        <w:rPr>
          <w:color w:val="000000"/>
        </w:rPr>
        <w:t>electronic medical record</w:t>
      </w:r>
      <w:r w:rsidR="002E1FE5">
        <w:t>:</w:t>
      </w:r>
      <w:commentRangeEnd w:id="25"/>
      <w:r w:rsidR="002E1FE5">
        <w:rPr>
          <w:rStyle w:val="CommentReference"/>
          <w:color w:val="000000"/>
          <w:sz w:val="22"/>
          <w:szCs w:val="22"/>
        </w:rPr>
        <w:commentReference w:id="25"/>
      </w:r>
      <w:commentRangeEnd w:id="26"/>
      <w:r w:rsidR="002E1FE5">
        <w:rPr>
          <w:rStyle w:val="CommentReference"/>
          <w:color w:val="000000"/>
          <w:sz w:val="22"/>
          <w:szCs w:val="22"/>
        </w:rPr>
        <w:commentReference w:id="26"/>
      </w:r>
      <w:commentRangeEnd w:id="27"/>
      <w:r w:rsidR="002E1FE5">
        <w:rPr>
          <w:rStyle w:val="CommentReference"/>
          <w:color w:val="000000"/>
          <w:sz w:val="22"/>
          <w:szCs w:val="22"/>
        </w:rPr>
        <w:commentReference w:id="27"/>
      </w:r>
      <w:r w:rsidR="002E1FE5">
        <w:rPr>
          <w:color w:val="000000"/>
        </w:rPr>
        <w:t xml:space="preserve"> date of birth, date of enrollment into care, sex, date initiated ART and dat</w:t>
      </w:r>
      <w:r w:rsidR="002E1FE5">
        <w:t>es of all ART switches</w:t>
      </w:r>
      <w:r w:rsidR="002E1FE5">
        <w:rPr>
          <w:color w:val="000000"/>
        </w:rPr>
        <w:t>, vital measurements (</w:t>
      </w:r>
      <w:r w:rsidR="002E1FE5">
        <w:t xml:space="preserve">weight, BMI, blood pressure), </w:t>
      </w:r>
      <w:r w:rsidR="002E1FE5">
        <w:rPr>
          <w:color w:val="000000"/>
        </w:rPr>
        <w:t>WHO stage, baseline CD4, ART history (1</w:t>
      </w:r>
      <w:r w:rsidR="002E1FE5">
        <w:rPr>
          <w:color w:val="000000"/>
          <w:vertAlign w:val="superscript"/>
        </w:rPr>
        <w:t>st</w:t>
      </w:r>
      <w:r w:rsidR="002E1FE5">
        <w:rPr>
          <w:color w:val="000000"/>
        </w:rPr>
        <w:t xml:space="preserve"> line, 2</w:t>
      </w:r>
      <w:r w:rsidR="002E1FE5">
        <w:rPr>
          <w:color w:val="000000"/>
          <w:vertAlign w:val="superscript"/>
        </w:rPr>
        <w:t>nd</w:t>
      </w:r>
      <w:r w:rsidR="002E1FE5">
        <w:rPr>
          <w:color w:val="000000"/>
        </w:rPr>
        <w:t xml:space="preserve"> line ART or subsequent regimens), viral load </w:t>
      </w:r>
      <w:r w:rsidR="002E1FE5">
        <w:t>at switch</w:t>
      </w:r>
      <w:r w:rsidR="002E1FE5">
        <w:rPr>
          <w:color w:val="000000"/>
        </w:rPr>
        <w:t xml:space="preserve"> to 2</w:t>
      </w:r>
      <w:r w:rsidR="002E1FE5">
        <w:rPr>
          <w:color w:val="000000"/>
          <w:vertAlign w:val="superscript"/>
        </w:rPr>
        <w:t>nd</w:t>
      </w:r>
      <w:r w:rsidR="002E1FE5">
        <w:rPr>
          <w:color w:val="000000"/>
        </w:rPr>
        <w:t xml:space="preserve"> line ART, OI treatment history</w:t>
      </w:r>
      <w:r w:rsidR="002E1FE5">
        <w:t xml:space="preserve"> (including TB, cryptococcosis etc) or advanced HIV disease</w:t>
      </w:r>
      <w:r w:rsidR="002E1FE5">
        <w:rPr>
          <w:color w:val="000000"/>
        </w:rPr>
        <w:t>, adherence during the past year (</w:t>
      </w:r>
      <w:commentRangeStart w:id="28"/>
      <w:commentRangeStart w:id="29"/>
      <w:r w:rsidR="002E1FE5">
        <w:rPr>
          <w:color w:val="000000"/>
        </w:rPr>
        <w:t>Morisky score in the last one year</w:t>
      </w:r>
      <w:commentRangeEnd w:id="28"/>
      <w:r w:rsidR="00554BFA">
        <w:rPr>
          <w:rStyle w:val="CommentReference"/>
          <w:color w:val="000000"/>
          <w:sz w:val="22"/>
          <w:szCs w:val="22"/>
        </w:rPr>
        <w:commentReference w:id="28"/>
      </w:r>
      <w:commentRangeEnd w:id="29"/>
      <w:r w:rsidR="00E4791F">
        <w:rPr>
          <w:rStyle w:val="CommentReference"/>
          <w:color w:val="000000"/>
          <w:sz w:val="22"/>
          <w:szCs w:val="22"/>
        </w:rPr>
        <w:commentReference w:id="29"/>
      </w:r>
      <w:r w:rsidR="002E1FE5">
        <w:rPr>
          <w:color w:val="000000"/>
        </w:rPr>
        <w:t xml:space="preserve">), concomitant medications, </w:t>
      </w:r>
      <w:r w:rsidR="002E1FE5">
        <w:t>documented toxicities,</w:t>
      </w:r>
      <w:r w:rsidR="002E1FE5">
        <w:rPr>
          <w:color w:val="000000"/>
        </w:rPr>
        <w:t xml:space="preserve"> all VL and CD4 history</w:t>
      </w:r>
      <w:r w:rsidR="002E1FE5">
        <w:t xml:space="preserve">, pregnancy status, DTG and PI drug resistance results </w:t>
      </w:r>
      <w:r w:rsidR="002E1FE5">
        <w:rPr>
          <w:color w:val="000000"/>
        </w:rPr>
        <w:t>and patient outcome at database closure  30</w:t>
      </w:r>
      <w:r w:rsidR="002E1FE5">
        <w:rPr>
          <w:color w:val="000000"/>
          <w:vertAlign w:val="superscript"/>
        </w:rPr>
        <w:t xml:space="preserve">th </w:t>
      </w:r>
      <w:r w:rsidR="002E1FE5">
        <w:rPr>
          <w:color w:val="000000"/>
        </w:rPr>
        <w:t>September 2024 including clinical status  (i.e. active, defaulter, lost to follow up, transfer out or died), opportunistic infections, drug adverse events and ART regimen switches.</w:t>
      </w:r>
    </w:p>
    <w:p w14:paraId="026537EF" w14:textId="77777777" w:rsidR="003A5185" w:rsidRDefault="003A5185">
      <w:pPr>
        <w:spacing w:after="0" w:line="360" w:lineRule="auto"/>
        <w:ind w:left="0" w:right="14" w:firstLine="0"/>
        <w:jc w:val="both"/>
      </w:pPr>
    </w:p>
    <w:p w14:paraId="026537F0" w14:textId="77777777" w:rsidR="003A5185" w:rsidRDefault="002E1FE5">
      <w:pPr>
        <w:spacing w:after="0" w:line="360" w:lineRule="auto"/>
        <w:ind w:left="0" w:right="14" w:firstLine="0"/>
        <w:jc w:val="both"/>
        <w:rPr>
          <w:b/>
          <w:color w:val="000000"/>
        </w:rPr>
      </w:pPr>
      <w:r>
        <w:rPr>
          <w:b/>
          <w:color w:val="000000"/>
        </w:rPr>
        <w:t>Statistical Analysis</w:t>
      </w:r>
    </w:p>
    <w:p w14:paraId="026537F1" w14:textId="77777777" w:rsidR="003A5185" w:rsidRDefault="003A5185">
      <w:pPr>
        <w:spacing w:after="0" w:line="360" w:lineRule="auto"/>
        <w:ind w:firstLine="0"/>
        <w:jc w:val="both"/>
      </w:pPr>
    </w:p>
    <w:p w14:paraId="026537F2" w14:textId="77777777" w:rsidR="003A5185" w:rsidRDefault="002E1FE5">
      <w:pPr>
        <w:spacing w:after="0" w:line="360" w:lineRule="auto"/>
        <w:ind w:firstLine="0"/>
        <w:jc w:val="both"/>
      </w:pPr>
      <w:r>
        <w:t xml:space="preserve">Descriptive statistics will summarize demographic and clinical characteristics by ART regimen backbone. Our exposure will be either –Tenofovir / Zidovudine / Abacavir or DTG/PI based regimen. The primary outcome of </w:t>
      </w:r>
      <w:r>
        <w:lastRenderedPageBreak/>
        <w:t>interest will be HIV viral suppression, defined as having a count of less than 200 copies per millilitre. Our secondary outcomes include advanced HIV disease and clinical status.</w:t>
      </w:r>
      <w:sdt>
        <w:sdtPr>
          <w:tag w:val="goog_rdk_21"/>
          <w:id w:val="-1489417148"/>
        </w:sdtPr>
        <w:sdtContent>
          <w:commentRangeStart w:id="30"/>
        </w:sdtContent>
      </w:sdt>
      <w:sdt>
        <w:sdtPr>
          <w:tag w:val="goog_rdk_22"/>
          <w:id w:val="771649026"/>
        </w:sdtPr>
        <w:sdtContent>
          <w:commentRangeStart w:id="31"/>
        </w:sdtContent>
      </w:sdt>
      <w:sdt>
        <w:sdtPr>
          <w:tag w:val="goog_rdk_23"/>
          <w:id w:val="-1995272663"/>
        </w:sdtPr>
        <w:sdtContent>
          <w:commentRangeStart w:id="32"/>
        </w:sdtContent>
      </w:sdt>
      <w:r>
        <w:t xml:space="preserve"> Log-binomial models </w:t>
      </w:r>
      <w:commentRangeEnd w:id="30"/>
      <w:r>
        <w:rPr>
          <w:rStyle w:val="CommentReference"/>
          <w:sz w:val="22"/>
          <w:szCs w:val="22"/>
        </w:rPr>
        <w:commentReference w:id="30"/>
      </w:r>
      <w:commentRangeEnd w:id="31"/>
      <w:r>
        <w:rPr>
          <w:rStyle w:val="CommentReference"/>
          <w:sz w:val="22"/>
          <w:szCs w:val="22"/>
        </w:rPr>
        <w:commentReference w:id="31"/>
      </w:r>
      <w:commentRangeEnd w:id="32"/>
      <w:r>
        <w:rPr>
          <w:rStyle w:val="CommentReference"/>
          <w:sz w:val="22"/>
          <w:szCs w:val="22"/>
        </w:rPr>
        <w:commentReference w:id="32"/>
      </w:r>
      <w:r>
        <w:t>will be used to compare the risk of 2</w:t>
      </w:r>
      <w:r>
        <w:rPr>
          <w:vertAlign w:val="superscript"/>
        </w:rPr>
        <w:t>nd</w:t>
      </w:r>
      <w:r>
        <w:t xml:space="preserve"> line ART treatment failure by NRTI regimen backbone, expressed as relative risk (RR) and 95% confidence intervals (CI) and based on a </w:t>
      </w:r>
      <w:r>
        <w:rPr>
          <w:i/>
        </w:rPr>
        <w:t>priori</w:t>
      </w:r>
      <w:r>
        <w:t xml:space="preserve"> considerations, we shall control for </w:t>
      </w:r>
      <w:sdt>
        <w:sdtPr>
          <w:tag w:val="goog_rdk_24"/>
          <w:id w:val="7562581"/>
        </w:sdtPr>
        <w:sdtContent>
          <w:commentRangeStart w:id="33"/>
        </w:sdtContent>
      </w:sdt>
      <w:sdt>
        <w:sdtPr>
          <w:tag w:val="goog_rdk_25"/>
          <w:id w:val="1223124987"/>
        </w:sdtPr>
        <w:sdtContent>
          <w:commentRangeStart w:id="34"/>
        </w:sdtContent>
      </w:sdt>
      <w:r>
        <w:t>potential</w:t>
      </w:r>
      <w:commentRangeEnd w:id="33"/>
      <w:r>
        <w:rPr>
          <w:rStyle w:val="CommentReference"/>
          <w:sz w:val="22"/>
          <w:szCs w:val="22"/>
        </w:rPr>
        <w:commentReference w:id="33"/>
      </w:r>
      <w:commentRangeEnd w:id="34"/>
      <w:r>
        <w:rPr>
          <w:rStyle w:val="CommentReference"/>
          <w:sz w:val="22"/>
          <w:szCs w:val="22"/>
        </w:rPr>
        <w:commentReference w:id="34"/>
      </w:r>
      <w:r>
        <w:t xml:space="preserve"> confounders, including adherence to ART, baseline WHO stage and CD4 </w:t>
      </w:r>
      <w:sdt>
        <w:sdtPr>
          <w:tag w:val="goog_rdk_26"/>
          <w:id w:val="434969775"/>
        </w:sdtPr>
        <w:sdtContent>
          <w:commentRangeStart w:id="35"/>
        </w:sdtContent>
      </w:sdt>
      <w:sdt>
        <w:sdtPr>
          <w:tag w:val="goog_rdk_27"/>
          <w:id w:val="1821408877"/>
        </w:sdtPr>
        <w:sdtContent>
          <w:commentRangeStart w:id="36"/>
        </w:sdtContent>
      </w:sdt>
      <w:r>
        <w:t>count</w:t>
      </w:r>
      <w:commentRangeEnd w:id="35"/>
      <w:r>
        <w:rPr>
          <w:rStyle w:val="CommentReference"/>
          <w:sz w:val="22"/>
          <w:szCs w:val="22"/>
        </w:rPr>
        <w:commentReference w:id="35"/>
      </w:r>
      <w:commentRangeEnd w:id="36"/>
      <w:r>
        <w:rPr>
          <w:rStyle w:val="CommentReference"/>
          <w:sz w:val="22"/>
          <w:szCs w:val="22"/>
        </w:rPr>
        <w:commentReference w:id="36"/>
      </w:r>
      <w:r>
        <w:t>.</w:t>
      </w:r>
    </w:p>
    <w:p w14:paraId="026537F3" w14:textId="77777777" w:rsidR="003A5185" w:rsidRDefault="002E1FE5">
      <w:pPr>
        <w:pStyle w:val="Heading2"/>
        <w:spacing w:after="0" w:line="360" w:lineRule="auto"/>
        <w:rPr>
          <w:rFonts w:ascii="Arial" w:eastAsia="Arial" w:hAnsi="Arial" w:cs="Arial"/>
          <w:b/>
          <w:color w:val="000000"/>
          <w:sz w:val="22"/>
          <w:szCs w:val="22"/>
        </w:rPr>
      </w:pPr>
      <w:bookmarkStart w:id="37" w:name="_heading=h.tc5ofevg3dhe" w:colFirst="0" w:colLast="0"/>
      <w:bookmarkEnd w:id="37"/>
      <w:r>
        <w:rPr>
          <w:rFonts w:ascii="Arial" w:eastAsia="Arial" w:hAnsi="Arial" w:cs="Arial"/>
          <w:b/>
          <w:color w:val="000000"/>
          <w:sz w:val="22"/>
          <w:szCs w:val="22"/>
        </w:rPr>
        <w:t>Ethical Considerations</w:t>
      </w:r>
    </w:p>
    <w:p w14:paraId="026537F4" w14:textId="77777777" w:rsidR="003A5185" w:rsidRDefault="003A5185">
      <w:pPr>
        <w:spacing w:after="0" w:line="360" w:lineRule="auto"/>
        <w:ind w:left="0" w:right="14" w:firstLine="0"/>
        <w:jc w:val="both"/>
      </w:pPr>
    </w:p>
    <w:p w14:paraId="026537F5" w14:textId="77777777" w:rsidR="003A5185" w:rsidRDefault="002E1FE5">
      <w:pPr>
        <w:spacing w:after="0" w:line="360" w:lineRule="auto"/>
        <w:ind w:left="0" w:right="14" w:firstLine="0"/>
        <w:jc w:val="both"/>
      </w:pPr>
      <w:r>
        <w:t>This research proposal will be submitted to the Moi Teaching and Referral Hospital/Moi University School of Medicine Institutional Research and Ethics Committee (IREC) for review and approval before the commencement of study activities. As this is a retrospective data review of de-identified data, we will request a waiver of informed consent without active participant recruitment or interventions. The potential risk includes a small risk of loss of confidentiality. Therefore, the study team will ensure that all study data is de-identified without personally identifiable information and will only be accessed by the investigators. The data will be stored securely, and all laptops or devices used in the study will be password-protected. All study investigators will be trained in human subject protection. All publications and presentations from this study will not include participant-identifying information.</w:t>
      </w:r>
    </w:p>
    <w:p w14:paraId="026537F6" w14:textId="77777777" w:rsidR="003A5185" w:rsidRDefault="003A5185">
      <w:pPr>
        <w:spacing w:after="0" w:line="360" w:lineRule="auto"/>
        <w:ind w:left="0" w:right="14" w:firstLine="0"/>
        <w:jc w:val="both"/>
      </w:pPr>
    </w:p>
    <w:p w14:paraId="026537F7" w14:textId="77777777" w:rsidR="003A5185" w:rsidRDefault="002E1FE5">
      <w:pPr>
        <w:spacing w:after="0" w:line="360" w:lineRule="auto"/>
        <w:ind w:left="0" w:right="14" w:firstLine="0"/>
        <w:jc w:val="both"/>
      </w:pPr>
      <w:r>
        <w:t>This study may not directly benefit the study participants; however, its findings will inform local policies and guidelines and may benefit the management of PLWH on 2</w:t>
      </w:r>
      <w:r>
        <w:rPr>
          <w:vertAlign w:val="superscript"/>
        </w:rPr>
        <w:t>nd</w:t>
      </w:r>
      <w:r>
        <w:t xml:space="preserve">-line ART. As the study will entail a programmatic data review, we will notify clinicians of any participants who need urgent follow-up and review.  </w:t>
      </w:r>
    </w:p>
    <w:p w14:paraId="026537F8" w14:textId="77777777" w:rsidR="003A5185" w:rsidRDefault="002E1FE5">
      <w:pPr>
        <w:spacing w:after="0" w:line="360" w:lineRule="auto"/>
        <w:ind w:left="0" w:right="14" w:firstLine="0"/>
        <w:jc w:val="both"/>
      </w:pPr>
      <w:r>
        <w:t xml:space="preserve">Upon receipt of IREC approval, we shall seek authorization from the National Commission for Science, Technology and Innovation (NACOSTI) to proceed with the study. </w:t>
      </w:r>
    </w:p>
    <w:p w14:paraId="026537F9" w14:textId="77777777" w:rsidR="003A5185" w:rsidRDefault="002E1FE5">
      <w:pPr>
        <w:pStyle w:val="Heading2"/>
        <w:spacing w:after="0" w:line="360" w:lineRule="auto"/>
        <w:rPr>
          <w:rFonts w:ascii="Arial" w:eastAsia="Arial" w:hAnsi="Arial" w:cs="Arial"/>
          <w:b/>
          <w:color w:val="000000"/>
          <w:sz w:val="22"/>
          <w:szCs w:val="22"/>
        </w:rPr>
      </w:pPr>
      <w:bookmarkStart w:id="38" w:name="_heading=h.u5gleuzhg1xd" w:colFirst="0" w:colLast="0"/>
      <w:bookmarkEnd w:id="38"/>
      <w:r>
        <w:rPr>
          <w:rFonts w:ascii="Arial" w:eastAsia="Arial" w:hAnsi="Arial" w:cs="Arial"/>
          <w:b/>
          <w:color w:val="000000"/>
          <w:sz w:val="22"/>
          <w:szCs w:val="22"/>
        </w:rPr>
        <w:t>Study Findings Dissemination</w:t>
      </w:r>
    </w:p>
    <w:p w14:paraId="026537FA" w14:textId="77777777" w:rsidR="003A5185" w:rsidRDefault="003A5185">
      <w:pPr>
        <w:spacing w:after="0" w:line="360" w:lineRule="auto"/>
        <w:ind w:left="0" w:right="14" w:firstLine="0"/>
        <w:jc w:val="both"/>
      </w:pPr>
    </w:p>
    <w:p w14:paraId="026537FB" w14:textId="77777777" w:rsidR="003A5185" w:rsidRDefault="002E1FE5">
      <w:pPr>
        <w:spacing w:after="0" w:line="360" w:lineRule="auto"/>
        <w:ind w:left="0" w:right="14" w:firstLine="0"/>
        <w:jc w:val="both"/>
      </w:pPr>
      <w:r>
        <w:t>The findings of this study will be presented locally to AMPATH leadership, clinicians, and researchers and at national and international meetings and conferences. The findings will also be published as manuscripts in journals.</w:t>
      </w:r>
      <w:r>
        <w:rPr>
          <w:b/>
        </w:rPr>
        <w:t xml:space="preserve"> </w:t>
      </w:r>
    </w:p>
    <w:p w14:paraId="026537FC" w14:textId="77777777" w:rsidR="003A5185" w:rsidRDefault="002E1FE5">
      <w:pPr>
        <w:pStyle w:val="Heading2"/>
        <w:spacing w:after="0" w:line="360" w:lineRule="auto"/>
        <w:rPr>
          <w:rFonts w:ascii="Arial" w:eastAsia="Arial" w:hAnsi="Arial" w:cs="Arial"/>
          <w:b/>
          <w:color w:val="000000"/>
          <w:sz w:val="22"/>
          <w:szCs w:val="22"/>
        </w:rPr>
      </w:pPr>
      <w:bookmarkStart w:id="39" w:name="_heading=h.pj6trxt19epb" w:colFirst="0" w:colLast="0"/>
      <w:bookmarkEnd w:id="39"/>
      <w:r>
        <w:rPr>
          <w:rFonts w:ascii="Arial" w:eastAsia="Arial" w:hAnsi="Arial" w:cs="Arial"/>
          <w:b/>
          <w:color w:val="000000"/>
          <w:sz w:val="22"/>
          <w:szCs w:val="22"/>
        </w:rPr>
        <w:t>Expected Timeline</w:t>
      </w:r>
    </w:p>
    <w:p w14:paraId="026537FD" w14:textId="77777777" w:rsidR="003A5185" w:rsidRDefault="003A5185">
      <w:pPr>
        <w:spacing w:after="0" w:line="360" w:lineRule="auto"/>
        <w:ind w:left="0" w:right="0" w:firstLine="0"/>
        <w:jc w:val="both"/>
      </w:pPr>
    </w:p>
    <w:p w14:paraId="026537FE" w14:textId="77777777" w:rsidR="003A5185" w:rsidRDefault="002E1FE5">
      <w:pPr>
        <w:spacing w:after="0" w:line="360" w:lineRule="auto"/>
        <w:ind w:left="0" w:right="0" w:firstLine="0"/>
        <w:jc w:val="both"/>
        <w:rPr>
          <w:b/>
        </w:rPr>
      </w:pPr>
      <w:r>
        <w:t>We expect that</w:t>
      </w:r>
      <w:r>
        <w:rPr>
          <w:b/>
        </w:rPr>
        <w:t xml:space="preserve"> </w:t>
      </w:r>
      <w:r>
        <w:t>the study will take place over one year.</w:t>
      </w:r>
      <w:r>
        <w:rPr>
          <w:b/>
        </w:rPr>
        <w:t xml:space="preserve"> </w:t>
      </w:r>
    </w:p>
    <w:p w14:paraId="026537FF" w14:textId="77777777" w:rsidR="003A5185" w:rsidRDefault="002E1FE5">
      <w:pPr>
        <w:pBdr>
          <w:top w:val="nil"/>
          <w:left w:val="nil"/>
          <w:bottom w:val="nil"/>
          <w:right w:val="nil"/>
          <w:between w:val="nil"/>
        </w:pBdr>
        <w:spacing w:after="0" w:line="360" w:lineRule="auto"/>
        <w:rPr>
          <w:b/>
          <w:color w:val="44546A"/>
        </w:rPr>
      </w:pPr>
      <w:bookmarkStart w:id="40" w:name="_heading=h.35nkun2" w:colFirst="0" w:colLast="0"/>
      <w:bookmarkEnd w:id="40"/>
      <w:r>
        <w:rPr>
          <w:b/>
          <w:color w:val="44546A"/>
        </w:rPr>
        <w:t>Table 1: Study expected timelines</w:t>
      </w:r>
    </w:p>
    <w:tbl>
      <w:tblPr>
        <w:tblStyle w:val="a8"/>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5"/>
        <w:gridCol w:w="1170"/>
        <w:gridCol w:w="1170"/>
        <w:gridCol w:w="1175"/>
        <w:gridCol w:w="1165"/>
        <w:gridCol w:w="1260"/>
        <w:gridCol w:w="1440"/>
      </w:tblGrid>
      <w:tr w:rsidR="003A5185" w14:paraId="02653807" w14:textId="77777777">
        <w:tc>
          <w:tcPr>
            <w:tcW w:w="3415" w:type="dxa"/>
          </w:tcPr>
          <w:p w14:paraId="02653800" w14:textId="77777777" w:rsidR="003A5185" w:rsidRDefault="002E1FE5">
            <w:pPr>
              <w:spacing w:line="360" w:lineRule="auto"/>
              <w:ind w:left="0" w:right="0" w:firstLine="0"/>
              <w:jc w:val="both"/>
              <w:rPr>
                <w:b/>
                <w:sz w:val="20"/>
                <w:szCs w:val="20"/>
              </w:rPr>
            </w:pPr>
            <w:r>
              <w:rPr>
                <w:b/>
                <w:sz w:val="20"/>
                <w:szCs w:val="20"/>
              </w:rPr>
              <w:t>Month</w:t>
            </w:r>
          </w:p>
        </w:tc>
        <w:tc>
          <w:tcPr>
            <w:tcW w:w="1170" w:type="dxa"/>
            <w:tcBorders>
              <w:bottom w:val="single" w:sz="4" w:space="0" w:color="000000"/>
            </w:tcBorders>
          </w:tcPr>
          <w:p w14:paraId="02653801" w14:textId="77777777" w:rsidR="003A5185" w:rsidRDefault="002E1FE5">
            <w:pPr>
              <w:spacing w:line="360" w:lineRule="auto"/>
              <w:ind w:left="0" w:right="0" w:firstLine="0"/>
              <w:jc w:val="both"/>
              <w:rPr>
                <w:b/>
                <w:sz w:val="20"/>
                <w:szCs w:val="20"/>
              </w:rPr>
            </w:pPr>
            <w:r>
              <w:rPr>
                <w:b/>
                <w:sz w:val="20"/>
                <w:szCs w:val="20"/>
              </w:rPr>
              <w:t>Month 1-2</w:t>
            </w:r>
          </w:p>
        </w:tc>
        <w:tc>
          <w:tcPr>
            <w:tcW w:w="1170" w:type="dxa"/>
          </w:tcPr>
          <w:p w14:paraId="02653802" w14:textId="77777777" w:rsidR="003A5185" w:rsidRDefault="002E1FE5">
            <w:pPr>
              <w:spacing w:line="360" w:lineRule="auto"/>
              <w:ind w:left="0" w:right="0" w:firstLine="0"/>
              <w:jc w:val="both"/>
              <w:rPr>
                <w:b/>
                <w:sz w:val="20"/>
                <w:szCs w:val="20"/>
              </w:rPr>
            </w:pPr>
            <w:r>
              <w:rPr>
                <w:b/>
                <w:sz w:val="20"/>
                <w:szCs w:val="20"/>
              </w:rPr>
              <w:t>Month 3-4</w:t>
            </w:r>
          </w:p>
        </w:tc>
        <w:tc>
          <w:tcPr>
            <w:tcW w:w="1175" w:type="dxa"/>
          </w:tcPr>
          <w:p w14:paraId="02653803" w14:textId="77777777" w:rsidR="003A5185" w:rsidRDefault="002E1FE5">
            <w:pPr>
              <w:spacing w:line="360" w:lineRule="auto"/>
              <w:ind w:left="0" w:right="0" w:firstLine="0"/>
              <w:jc w:val="both"/>
              <w:rPr>
                <w:b/>
                <w:sz w:val="20"/>
                <w:szCs w:val="20"/>
              </w:rPr>
            </w:pPr>
            <w:r>
              <w:rPr>
                <w:b/>
                <w:sz w:val="20"/>
                <w:szCs w:val="20"/>
              </w:rPr>
              <w:t>Month 5-6</w:t>
            </w:r>
          </w:p>
        </w:tc>
        <w:tc>
          <w:tcPr>
            <w:tcW w:w="1165" w:type="dxa"/>
          </w:tcPr>
          <w:p w14:paraId="02653804" w14:textId="77777777" w:rsidR="003A5185" w:rsidRDefault="002E1FE5">
            <w:pPr>
              <w:spacing w:line="360" w:lineRule="auto"/>
              <w:ind w:left="0" w:right="0" w:firstLine="0"/>
              <w:jc w:val="both"/>
              <w:rPr>
                <w:b/>
                <w:sz w:val="20"/>
                <w:szCs w:val="20"/>
              </w:rPr>
            </w:pPr>
            <w:r>
              <w:rPr>
                <w:b/>
                <w:sz w:val="20"/>
                <w:szCs w:val="20"/>
              </w:rPr>
              <w:t>Month 7-8</w:t>
            </w:r>
          </w:p>
        </w:tc>
        <w:tc>
          <w:tcPr>
            <w:tcW w:w="1260" w:type="dxa"/>
          </w:tcPr>
          <w:p w14:paraId="02653805" w14:textId="77777777" w:rsidR="003A5185" w:rsidRDefault="002E1FE5">
            <w:pPr>
              <w:spacing w:line="360" w:lineRule="auto"/>
              <w:ind w:left="0" w:right="0" w:firstLine="0"/>
              <w:jc w:val="both"/>
              <w:rPr>
                <w:b/>
                <w:sz w:val="20"/>
                <w:szCs w:val="20"/>
              </w:rPr>
            </w:pPr>
            <w:r>
              <w:rPr>
                <w:b/>
                <w:sz w:val="20"/>
                <w:szCs w:val="20"/>
              </w:rPr>
              <w:t>Month 8-10</w:t>
            </w:r>
          </w:p>
        </w:tc>
        <w:tc>
          <w:tcPr>
            <w:tcW w:w="1440" w:type="dxa"/>
          </w:tcPr>
          <w:p w14:paraId="02653806" w14:textId="77777777" w:rsidR="003A5185" w:rsidRDefault="002E1FE5">
            <w:pPr>
              <w:spacing w:line="360" w:lineRule="auto"/>
              <w:ind w:left="0" w:right="0" w:firstLine="0"/>
              <w:jc w:val="both"/>
              <w:rPr>
                <w:b/>
                <w:sz w:val="20"/>
                <w:szCs w:val="20"/>
              </w:rPr>
            </w:pPr>
            <w:r>
              <w:rPr>
                <w:b/>
                <w:sz w:val="20"/>
                <w:szCs w:val="20"/>
              </w:rPr>
              <w:t>Month 11-12</w:t>
            </w:r>
          </w:p>
        </w:tc>
      </w:tr>
      <w:tr w:rsidR="003A5185" w14:paraId="0265380F" w14:textId="77777777">
        <w:trPr>
          <w:trHeight w:val="224"/>
        </w:trPr>
        <w:tc>
          <w:tcPr>
            <w:tcW w:w="3415" w:type="dxa"/>
          </w:tcPr>
          <w:p w14:paraId="02653808" w14:textId="77777777" w:rsidR="003A5185" w:rsidRDefault="002E1FE5">
            <w:pPr>
              <w:spacing w:line="360" w:lineRule="auto"/>
              <w:ind w:left="0" w:right="0" w:firstLine="0"/>
              <w:jc w:val="both"/>
              <w:rPr>
                <w:sz w:val="20"/>
                <w:szCs w:val="20"/>
              </w:rPr>
            </w:pPr>
            <w:r>
              <w:rPr>
                <w:sz w:val="20"/>
                <w:szCs w:val="20"/>
              </w:rPr>
              <w:t>IREC Review and Approval</w:t>
            </w:r>
          </w:p>
        </w:tc>
        <w:tc>
          <w:tcPr>
            <w:tcW w:w="1170" w:type="dxa"/>
            <w:shd w:val="clear" w:color="auto" w:fill="B3B3B3"/>
          </w:tcPr>
          <w:p w14:paraId="02653809" w14:textId="77777777" w:rsidR="003A5185" w:rsidRDefault="002E1FE5">
            <w:pPr>
              <w:spacing w:line="360" w:lineRule="auto"/>
              <w:ind w:left="0" w:right="0" w:firstLine="0"/>
              <w:jc w:val="center"/>
              <w:rPr>
                <w:sz w:val="20"/>
                <w:szCs w:val="20"/>
              </w:rPr>
            </w:pPr>
            <w:r>
              <w:rPr>
                <w:sz w:val="20"/>
                <w:szCs w:val="20"/>
              </w:rPr>
              <w:t>X</w:t>
            </w:r>
          </w:p>
        </w:tc>
        <w:tc>
          <w:tcPr>
            <w:tcW w:w="1170" w:type="dxa"/>
            <w:tcBorders>
              <w:bottom w:val="single" w:sz="4" w:space="0" w:color="000000"/>
            </w:tcBorders>
          </w:tcPr>
          <w:p w14:paraId="0265380A" w14:textId="77777777" w:rsidR="003A5185" w:rsidRDefault="003A5185">
            <w:pPr>
              <w:spacing w:line="360" w:lineRule="auto"/>
              <w:ind w:left="0" w:right="0" w:firstLine="0"/>
              <w:jc w:val="center"/>
              <w:rPr>
                <w:sz w:val="20"/>
                <w:szCs w:val="20"/>
              </w:rPr>
            </w:pPr>
          </w:p>
        </w:tc>
        <w:tc>
          <w:tcPr>
            <w:tcW w:w="1175" w:type="dxa"/>
          </w:tcPr>
          <w:p w14:paraId="0265380B" w14:textId="77777777" w:rsidR="003A5185" w:rsidRDefault="003A5185">
            <w:pPr>
              <w:spacing w:line="360" w:lineRule="auto"/>
              <w:ind w:left="0" w:right="0" w:firstLine="0"/>
              <w:jc w:val="center"/>
              <w:rPr>
                <w:sz w:val="20"/>
                <w:szCs w:val="20"/>
              </w:rPr>
            </w:pPr>
          </w:p>
        </w:tc>
        <w:tc>
          <w:tcPr>
            <w:tcW w:w="1165" w:type="dxa"/>
          </w:tcPr>
          <w:p w14:paraId="0265380C" w14:textId="77777777" w:rsidR="003A5185" w:rsidRDefault="003A5185">
            <w:pPr>
              <w:spacing w:line="360" w:lineRule="auto"/>
              <w:ind w:left="0" w:right="0" w:firstLine="0"/>
              <w:jc w:val="center"/>
              <w:rPr>
                <w:sz w:val="20"/>
                <w:szCs w:val="20"/>
              </w:rPr>
            </w:pPr>
          </w:p>
        </w:tc>
        <w:tc>
          <w:tcPr>
            <w:tcW w:w="1260" w:type="dxa"/>
          </w:tcPr>
          <w:p w14:paraId="0265380D" w14:textId="77777777" w:rsidR="003A5185" w:rsidRDefault="003A5185">
            <w:pPr>
              <w:spacing w:line="360" w:lineRule="auto"/>
              <w:ind w:left="0" w:right="0" w:firstLine="0"/>
              <w:jc w:val="center"/>
              <w:rPr>
                <w:sz w:val="20"/>
                <w:szCs w:val="20"/>
              </w:rPr>
            </w:pPr>
          </w:p>
        </w:tc>
        <w:tc>
          <w:tcPr>
            <w:tcW w:w="1440" w:type="dxa"/>
          </w:tcPr>
          <w:p w14:paraId="0265380E" w14:textId="77777777" w:rsidR="003A5185" w:rsidRDefault="003A5185">
            <w:pPr>
              <w:spacing w:line="360" w:lineRule="auto"/>
              <w:ind w:left="0" w:right="0" w:firstLine="0"/>
              <w:jc w:val="center"/>
              <w:rPr>
                <w:sz w:val="20"/>
                <w:szCs w:val="20"/>
              </w:rPr>
            </w:pPr>
          </w:p>
        </w:tc>
      </w:tr>
      <w:tr w:rsidR="003A5185" w14:paraId="02653817" w14:textId="77777777">
        <w:tc>
          <w:tcPr>
            <w:tcW w:w="3415" w:type="dxa"/>
          </w:tcPr>
          <w:p w14:paraId="02653810" w14:textId="77777777" w:rsidR="003A5185" w:rsidRDefault="002E1FE5">
            <w:pPr>
              <w:spacing w:line="360" w:lineRule="auto"/>
              <w:ind w:left="0" w:right="0" w:firstLine="0"/>
              <w:jc w:val="both"/>
              <w:rPr>
                <w:sz w:val="20"/>
                <w:szCs w:val="20"/>
              </w:rPr>
            </w:pPr>
            <w:r>
              <w:rPr>
                <w:sz w:val="20"/>
                <w:szCs w:val="20"/>
              </w:rPr>
              <w:lastRenderedPageBreak/>
              <w:t>Generation of De-identified Dataset</w:t>
            </w:r>
          </w:p>
        </w:tc>
        <w:tc>
          <w:tcPr>
            <w:tcW w:w="1170" w:type="dxa"/>
          </w:tcPr>
          <w:p w14:paraId="02653811" w14:textId="77777777" w:rsidR="003A5185" w:rsidRDefault="003A5185">
            <w:pPr>
              <w:spacing w:line="360" w:lineRule="auto"/>
              <w:ind w:left="0" w:right="0" w:firstLine="0"/>
              <w:jc w:val="center"/>
              <w:rPr>
                <w:sz w:val="20"/>
                <w:szCs w:val="20"/>
              </w:rPr>
            </w:pPr>
          </w:p>
        </w:tc>
        <w:tc>
          <w:tcPr>
            <w:tcW w:w="1170" w:type="dxa"/>
            <w:tcBorders>
              <w:bottom w:val="single" w:sz="4" w:space="0" w:color="000000"/>
            </w:tcBorders>
            <w:shd w:val="clear" w:color="auto" w:fill="B3B3B3"/>
          </w:tcPr>
          <w:p w14:paraId="02653812" w14:textId="77777777" w:rsidR="003A5185" w:rsidRDefault="002E1FE5">
            <w:pPr>
              <w:spacing w:line="360" w:lineRule="auto"/>
              <w:ind w:left="0" w:right="0" w:firstLine="0"/>
              <w:jc w:val="center"/>
              <w:rPr>
                <w:sz w:val="20"/>
                <w:szCs w:val="20"/>
              </w:rPr>
            </w:pPr>
            <w:r>
              <w:rPr>
                <w:sz w:val="20"/>
                <w:szCs w:val="20"/>
              </w:rPr>
              <w:t>X</w:t>
            </w:r>
          </w:p>
        </w:tc>
        <w:tc>
          <w:tcPr>
            <w:tcW w:w="1175" w:type="dxa"/>
            <w:tcBorders>
              <w:bottom w:val="single" w:sz="4" w:space="0" w:color="000000"/>
            </w:tcBorders>
          </w:tcPr>
          <w:p w14:paraId="02653813" w14:textId="77777777" w:rsidR="003A5185" w:rsidRDefault="003A5185">
            <w:pPr>
              <w:spacing w:line="360" w:lineRule="auto"/>
              <w:ind w:left="0" w:right="0" w:firstLine="0"/>
              <w:jc w:val="center"/>
              <w:rPr>
                <w:sz w:val="20"/>
                <w:szCs w:val="20"/>
              </w:rPr>
            </w:pPr>
          </w:p>
        </w:tc>
        <w:tc>
          <w:tcPr>
            <w:tcW w:w="1165" w:type="dxa"/>
          </w:tcPr>
          <w:p w14:paraId="02653814" w14:textId="77777777" w:rsidR="003A5185" w:rsidRDefault="003A5185">
            <w:pPr>
              <w:spacing w:line="360" w:lineRule="auto"/>
              <w:ind w:left="0" w:right="0" w:firstLine="0"/>
              <w:jc w:val="center"/>
              <w:rPr>
                <w:sz w:val="20"/>
                <w:szCs w:val="20"/>
              </w:rPr>
            </w:pPr>
          </w:p>
        </w:tc>
        <w:tc>
          <w:tcPr>
            <w:tcW w:w="1260" w:type="dxa"/>
          </w:tcPr>
          <w:p w14:paraId="02653815" w14:textId="77777777" w:rsidR="003A5185" w:rsidRDefault="003A5185">
            <w:pPr>
              <w:spacing w:line="360" w:lineRule="auto"/>
              <w:ind w:left="0" w:right="0" w:firstLine="0"/>
              <w:jc w:val="center"/>
              <w:rPr>
                <w:sz w:val="20"/>
                <w:szCs w:val="20"/>
              </w:rPr>
            </w:pPr>
          </w:p>
        </w:tc>
        <w:tc>
          <w:tcPr>
            <w:tcW w:w="1440" w:type="dxa"/>
          </w:tcPr>
          <w:p w14:paraId="02653816" w14:textId="77777777" w:rsidR="003A5185" w:rsidRDefault="003A5185">
            <w:pPr>
              <w:spacing w:line="360" w:lineRule="auto"/>
              <w:ind w:left="0" w:right="0" w:firstLine="0"/>
              <w:jc w:val="center"/>
              <w:rPr>
                <w:sz w:val="20"/>
                <w:szCs w:val="20"/>
              </w:rPr>
            </w:pPr>
          </w:p>
        </w:tc>
      </w:tr>
      <w:tr w:rsidR="003A5185" w14:paraId="0265381F" w14:textId="77777777">
        <w:tc>
          <w:tcPr>
            <w:tcW w:w="3415" w:type="dxa"/>
          </w:tcPr>
          <w:p w14:paraId="02653818" w14:textId="77777777" w:rsidR="003A5185" w:rsidRDefault="002E1FE5">
            <w:pPr>
              <w:spacing w:line="360" w:lineRule="auto"/>
              <w:ind w:left="0" w:right="0" w:firstLine="0"/>
              <w:jc w:val="both"/>
              <w:rPr>
                <w:sz w:val="20"/>
                <w:szCs w:val="20"/>
              </w:rPr>
            </w:pPr>
            <w:r>
              <w:rPr>
                <w:sz w:val="20"/>
                <w:szCs w:val="20"/>
              </w:rPr>
              <w:t>Data Cleaning</w:t>
            </w:r>
          </w:p>
        </w:tc>
        <w:tc>
          <w:tcPr>
            <w:tcW w:w="1170" w:type="dxa"/>
          </w:tcPr>
          <w:p w14:paraId="02653819" w14:textId="77777777" w:rsidR="003A5185" w:rsidRDefault="003A5185">
            <w:pPr>
              <w:spacing w:line="360" w:lineRule="auto"/>
              <w:ind w:left="0" w:right="0" w:firstLine="0"/>
              <w:jc w:val="center"/>
              <w:rPr>
                <w:sz w:val="20"/>
                <w:szCs w:val="20"/>
              </w:rPr>
            </w:pPr>
          </w:p>
        </w:tc>
        <w:tc>
          <w:tcPr>
            <w:tcW w:w="1170" w:type="dxa"/>
            <w:shd w:val="clear" w:color="auto" w:fill="B3B3B3"/>
          </w:tcPr>
          <w:p w14:paraId="0265381A" w14:textId="77777777" w:rsidR="003A5185" w:rsidRDefault="002E1FE5">
            <w:pPr>
              <w:spacing w:line="360" w:lineRule="auto"/>
              <w:ind w:left="0" w:right="0" w:firstLine="0"/>
              <w:jc w:val="center"/>
              <w:rPr>
                <w:sz w:val="20"/>
                <w:szCs w:val="20"/>
              </w:rPr>
            </w:pPr>
            <w:r>
              <w:rPr>
                <w:sz w:val="20"/>
                <w:szCs w:val="20"/>
              </w:rPr>
              <w:t>X</w:t>
            </w:r>
          </w:p>
        </w:tc>
        <w:tc>
          <w:tcPr>
            <w:tcW w:w="1175" w:type="dxa"/>
            <w:tcBorders>
              <w:bottom w:val="single" w:sz="4" w:space="0" w:color="000000"/>
            </w:tcBorders>
            <w:shd w:val="clear" w:color="auto" w:fill="B3B3B3"/>
          </w:tcPr>
          <w:p w14:paraId="0265381B" w14:textId="77777777" w:rsidR="003A5185" w:rsidRDefault="002E1FE5">
            <w:pPr>
              <w:spacing w:line="360" w:lineRule="auto"/>
              <w:ind w:left="0" w:right="0" w:firstLine="0"/>
              <w:jc w:val="center"/>
              <w:rPr>
                <w:sz w:val="20"/>
                <w:szCs w:val="20"/>
              </w:rPr>
            </w:pPr>
            <w:r>
              <w:rPr>
                <w:sz w:val="20"/>
                <w:szCs w:val="20"/>
              </w:rPr>
              <w:t>X</w:t>
            </w:r>
          </w:p>
        </w:tc>
        <w:tc>
          <w:tcPr>
            <w:tcW w:w="1165" w:type="dxa"/>
            <w:tcBorders>
              <w:bottom w:val="single" w:sz="4" w:space="0" w:color="000000"/>
            </w:tcBorders>
          </w:tcPr>
          <w:p w14:paraId="0265381C" w14:textId="77777777" w:rsidR="003A5185" w:rsidRDefault="003A5185">
            <w:pPr>
              <w:spacing w:line="360" w:lineRule="auto"/>
              <w:ind w:left="0" w:right="0" w:firstLine="0"/>
              <w:jc w:val="center"/>
              <w:rPr>
                <w:sz w:val="20"/>
                <w:szCs w:val="20"/>
              </w:rPr>
            </w:pPr>
          </w:p>
        </w:tc>
        <w:tc>
          <w:tcPr>
            <w:tcW w:w="1260" w:type="dxa"/>
          </w:tcPr>
          <w:p w14:paraId="0265381D" w14:textId="77777777" w:rsidR="003A5185" w:rsidRDefault="003A5185">
            <w:pPr>
              <w:spacing w:line="360" w:lineRule="auto"/>
              <w:ind w:left="0" w:right="0" w:firstLine="0"/>
              <w:jc w:val="center"/>
              <w:rPr>
                <w:sz w:val="20"/>
                <w:szCs w:val="20"/>
              </w:rPr>
            </w:pPr>
          </w:p>
        </w:tc>
        <w:tc>
          <w:tcPr>
            <w:tcW w:w="1440" w:type="dxa"/>
          </w:tcPr>
          <w:p w14:paraId="0265381E" w14:textId="77777777" w:rsidR="003A5185" w:rsidRDefault="003A5185">
            <w:pPr>
              <w:spacing w:line="360" w:lineRule="auto"/>
              <w:ind w:left="0" w:right="0" w:firstLine="0"/>
              <w:jc w:val="center"/>
              <w:rPr>
                <w:sz w:val="20"/>
                <w:szCs w:val="20"/>
              </w:rPr>
            </w:pPr>
          </w:p>
        </w:tc>
      </w:tr>
      <w:tr w:rsidR="003A5185" w14:paraId="02653827" w14:textId="77777777">
        <w:tc>
          <w:tcPr>
            <w:tcW w:w="3415" w:type="dxa"/>
          </w:tcPr>
          <w:p w14:paraId="02653820" w14:textId="77777777" w:rsidR="003A5185" w:rsidRDefault="002E1FE5">
            <w:pPr>
              <w:spacing w:line="360" w:lineRule="auto"/>
              <w:ind w:left="0" w:right="0" w:firstLine="0"/>
              <w:rPr>
                <w:sz w:val="20"/>
                <w:szCs w:val="20"/>
              </w:rPr>
            </w:pPr>
            <w:r>
              <w:rPr>
                <w:sz w:val="20"/>
                <w:szCs w:val="20"/>
              </w:rPr>
              <w:t>Data Analysis</w:t>
            </w:r>
          </w:p>
        </w:tc>
        <w:tc>
          <w:tcPr>
            <w:tcW w:w="1170" w:type="dxa"/>
          </w:tcPr>
          <w:p w14:paraId="02653821" w14:textId="77777777" w:rsidR="003A5185" w:rsidRDefault="003A5185">
            <w:pPr>
              <w:spacing w:line="360" w:lineRule="auto"/>
              <w:ind w:left="0" w:right="0" w:firstLine="0"/>
              <w:jc w:val="center"/>
              <w:rPr>
                <w:sz w:val="20"/>
                <w:szCs w:val="20"/>
              </w:rPr>
            </w:pPr>
          </w:p>
        </w:tc>
        <w:tc>
          <w:tcPr>
            <w:tcW w:w="1170" w:type="dxa"/>
          </w:tcPr>
          <w:p w14:paraId="02653822" w14:textId="77777777" w:rsidR="003A5185" w:rsidRDefault="003A5185">
            <w:pPr>
              <w:spacing w:line="360" w:lineRule="auto"/>
              <w:ind w:left="0" w:right="0" w:firstLine="0"/>
              <w:jc w:val="center"/>
              <w:rPr>
                <w:sz w:val="20"/>
                <w:szCs w:val="20"/>
              </w:rPr>
            </w:pPr>
          </w:p>
        </w:tc>
        <w:tc>
          <w:tcPr>
            <w:tcW w:w="1175" w:type="dxa"/>
            <w:shd w:val="clear" w:color="auto" w:fill="B3B3B3"/>
          </w:tcPr>
          <w:p w14:paraId="02653823" w14:textId="77777777" w:rsidR="003A5185" w:rsidRDefault="002E1FE5">
            <w:pPr>
              <w:spacing w:line="360" w:lineRule="auto"/>
              <w:ind w:left="0" w:right="0" w:firstLine="0"/>
              <w:jc w:val="center"/>
              <w:rPr>
                <w:sz w:val="20"/>
                <w:szCs w:val="20"/>
              </w:rPr>
            </w:pPr>
            <w:r>
              <w:rPr>
                <w:sz w:val="20"/>
                <w:szCs w:val="20"/>
              </w:rPr>
              <w:t>X</w:t>
            </w:r>
          </w:p>
        </w:tc>
        <w:tc>
          <w:tcPr>
            <w:tcW w:w="1165" w:type="dxa"/>
            <w:shd w:val="clear" w:color="auto" w:fill="B3B3B3"/>
          </w:tcPr>
          <w:p w14:paraId="02653824" w14:textId="77777777" w:rsidR="003A5185" w:rsidRDefault="002E1FE5">
            <w:pPr>
              <w:spacing w:line="360" w:lineRule="auto"/>
              <w:ind w:left="0" w:right="0" w:firstLine="0"/>
              <w:jc w:val="center"/>
              <w:rPr>
                <w:sz w:val="20"/>
                <w:szCs w:val="20"/>
              </w:rPr>
            </w:pPr>
            <w:r>
              <w:rPr>
                <w:sz w:val="20"/>
                <w:szCs w:val="20"/>
              </w:rPr>
              <w:t>X</w:t>
            </w:r>
          </w:p>
        </w:tc>
        <w:tc>
          <w:tcPr>
            <w:tcW w:w="1260" w:type="dxa"/>
            <w:tcBorders>
              <w:bottom w:val="single" w:sz="4" w:space="0" w:color="000000"/>
            </w:tcBorders>
          </w:tcPr>
          <w:p w14:paraId="02653825" w14:textId="77777777" w:rsidR="003A5185" w:rsidRDefault="003A5185">
            <w:pPr>
              <w:spacing w:line="360" w:lineRule="auto"/>
              <w:ind w:left="0" w:right="0" w:firstLine="0"/>
              <w:jc w:val="center"/>
              <w:rPr>
                <w:sz w:val="20"/>
                <w:szCs w:val="20"/>
              </w:rPr>
            </w:pPr>
          </w:p>
        </w:tc>
        <w:tc>
          <w:tcPr>
            <w:tcW w:w="1440" w:type="dxa"/>
            <w:tcBorders>
              <w:bottom w:val="single" w:sz="4" w:space="0" w:color="000000"/>
            </w:tcBorders>
          </w:tcPr>
          <w:p w14:paraId="02653826" w14:textId="77777777" w:rsidR="003A5185" w:rsidRDefault="003A5185">
            <w:pPr>
              <w:spacing w:line="360" w:lineRule="auto"/>
              <w:ind w:left="0" w:right="0" w:firstLine="0"/>
              <w:jc w:val="center"/>
              <w:rPr>
                <w:sz w:val="20"/>
                <w:szCs w:val="20"/>
              </w:rPr>
            </w:pPr>
          </w:p>
        </w:tc>
      </w:tr>
      <w:tr w:rsidR="003A5185" w14:paraId="0265382F" w14:textId="77777777">
        <w:tc>
          <w:tcPr>
            <w:tcW w:w="3415" w:type="dxa"/>
          </w:tcPr>
          <w:p w14:paraId="02653828" w14:textId="77777777" w:rsidR="003A5185" w:rsidRDefault="002E1FE5">
            <w:pPr>
              <w:spacing w:line="360" w:lineRule="auto"/>
              <w:ind w:left="0" w:right="0" w:firstLine="0"/>
              <w:rPr>
                <w:sz w:val="20"/>
                <w:szCs w:val="20"/>
              </w:rPr>
            </w:pPr>
            <w:r>
              <w:rPr>
                <w:sz w:val="20"/>
                <w:szCs w:val="20"/>
              </w:rPr>
              <w:t>Development of Abstracts/Manuscript</w:t>
            </w:r>
          </w:p>
        </w:tc>
        <w:tc>
          <w:tcPr>
            <w:tcW w:w="1170" w:type="dxa"/>
          </w:tcPr>
          <w:p w14:paraId="02653829" w14:textId="77777777" w:rsidR="003A5185" w:rsidRDefault="003A5185">
            <w:pPr>
              <w:spacing w:line="360" w:lineRule="auto"/>
              <w:ind w:left="0" w:right="0" w:firstLine="0"/>
              <w:jc w:val="center"/>
              <w:rPr>
                <w:sz w:val="20"/>
                <w:szCs w:val="20"/>
              </w:rPr>
            </w:pPr>
          </w:p>
        </w:tc>
        <w:tc>
          <w:tcPr>
            <w:tcW w:w="1170" w:type="dxa"/>
          </w:tcPr>
          <w:p w14:paraId="0265382A" w14:textId="77777777" w:rsidR="003A5185" w:rsidRDefault="003A5185">
            <w:pPr>
              <w:spacing w:line="360" w:lineRule="auto"/>
              <w:ind w:left="0" w:right="0" w:firstLine="0"/>
              <w:jc w:val="center"/>
              <w:rPr>
                <w:sz w:val="20"/>
                <w:szCs w:val="20"/>
              </w:rPr>
            </w:pPr>
          </w:p>
        </w:tc>
        <w:tc>
          <w:tcPr>
            <w:tcW w:w="1175" w:type="dxa"/>
          </w:tcPr>
          <w:p w14:paraId="0265382B" w14:textId="77777777" w:rsidR="003A5185" w:rsidRDefault="003A5185">
            <w:pPr>
              <w:spacing w:line="360" w:lineRule="auto"/>
              <w:ind w:left="0" w:right="0" w:firstLine="0"/>
              <w:jc w:val="center"/>
              <w:rPr>
                <w:sz w:val="20"/>
                <w:szCs w:val="20"/>
              </w:rPr>
            </w:pPr>
          </w:p>
        </w:tc>
        <w:tc>
          <w:tcPr>
            <w:tcW w:w="1165" w:type="dxa"/>
          </w:tcPr>
          <w:p w14:paraId="0265382C" w14:textId="77777777" w:rsidR="003A5185" w:rsidRDefault="003A5185">
            <w:pPr>
              <w:spacing w:line="360" w:lineRule="auto"/>
              <w:ind w:left="0" w:right="0" w:firstLine="0"/>
              <w:jc w:val="center"/>
              <w:rPr>
                <w:sz w:val="20"/>
                <w:szCs w:val="20"/>
              </w:rPr>
            </w:pPr>
          </w:p>
        </w:tc>
        <w:tc>
          <w:tcPr>
            <w:tcW w:w="1260" w:type="dxa"/>
            <w:shd w:val="clear" w:color="auto" w:fill="B3B3B3"/>
          </w:tcPr>
          <w:p w14:paraId="0265382D" w14:textId="77777777" w:rsidR="003A5185" w:rsidRDefault="002E1FE5">
            <w:pPr>
              <w:spacing w:line="360" w:lineRule="auto"/>
              <w:ind w:left="0" w:right="0" w:firstLine="0"/>
              <w:jc w:val="center"/>
              <w:rPr>
                <w:sz w:val="20"/>
                <w:szCs w:val="20"/>
              </w:rPr>
            </w:pPr>
            <w:r>
              <w:rPr>
                <w:sz w:val="20"/>
                <w:szCs w:val="20"/>
              </w:rPr>
              <w:t>X</w:t>
            </w:r>
          </w:p>
        </w:tc>
        <w:tc>
          <w:tcPr>
            <w:tcW w:w="1440" w:type="dxa"/>
            <w:shd w:val="clear" w:color="auto" w:fill="B3B3B3"/>
          </w:tcPr>
          <w:p w14:paraId="0265382E" w14:textId="77777777" w:rsidR="003A5185" w:rsidRDefault="002E1FE5">
            <w:pPr>
              <w:spacing w:line="360" w:lineRule="auto"/>
              <w:ind w:left="0" w:right="0" w:firstLine="0"/>
              <w:jc w:val="center"/>
              <w:rPr>
                <w:sz w:val="20"/>
                <w:szCs w:val="20"/>
              </w:rPr>
            </w:pPr>
            <w:r>
              <w:rPr>
                <w:sz w:val="20"/>
                <w:szCs w:val="20"/>
              </w:rPr>
              <w:t>X</w:t>
            </w:r>
          </w:p>
        </w:tc>
      </w:tr>
    </w:tbl>
    <w:p w14:paraId="02653830" w14:textId="77777777" w:rsidR="003A5185" w:rsidRDefault="003A5185">
      <w:pPr>
        <w:spacing w:after="0" w:line="360" w:lineRule="auto"/>
        <w:ind w:left="0" w:firstLine="0"/>
        <w:jc w:val="both"/>
        <w:rPr>
          <w:b/>
        </w:rPr>
      </w:pPr>
    </w:p>
    <w:p w14:paraId="02653831" w14:textId="77777777" w:rsidR="003A5185" w:rsidRDefault="002E1FE5">
      <w:pPr>
        <w:pStyle w:val="Heading2"/>
        <w:spacing w:after="0" w:line="360" w:lineRule="auto"/>
        <w:rPr>
          <w:rFonts w:ascii="Arial" w:eastAsia="Arial" w:hAnsi="Arial" w:cs="Arial"/>
          <w:b/>
          <w:color w:val="000000"/>
          <w:sz w:val="22"/>
          <w:szCs w:val="22"/>
        </w:rPr>
      </w:pPr>
      <w:bookmarkStart w:id="41" w:name="_heading=h.q3wvsburjoxr" w:colFirst="0" w:colLast="0"/>
      <w:bookmarkEnd w:id="41"/>
      <w:r>
        <w:rPr>
          <w:rFonts w:ascii="Arial" w:eastAsia="Arial" w:hAnsi="Arial" w:cs="Arial"/>
          <w:b/>
          <w:color w:val="000000"/>
          <w:sz w:val="22"/>
          <w:szCs w:val="22"/>
        </w:rPr>
        <w:t>Study Limitations</w:t>
      </w:r>
    </w:p>
    <w:p w14:paraId="02653832" w14:textId="77777777" w:rsidR="003A5185" w:rsidRDefault="003A5185">
      <w:pPr>
        <w:spacing w:after="0" w:line="360" w:lineRule="auto"/>
        <w:ind w:left="0" w:right="14" w:firstLine="0"/>
        <w:jc w:val="both"/>
      </w:pPr>
    </w:p>
    <w:p w14:paraId="02653833" w14:textId="77777777" w:rsidR="003A5185" w:rsidRDefault="002E1FE5">
      <w:pPr>
        <w:spacing w:after="0" w:line="360" w:lineRule="auto"/>
        <w:ind w:left="0" w:right="14" w:firstLine="0"/>
        <w:jc w:val="both"/>
        <w:rPr>
          <w:b/>
          <w:highlight w:val="yellow"/>
        </w:rPr>
      </w:pPr>
      <w:r>
        <w:t xml:space="preserve">Given that this is a retrospective study, several limitations may exist, including missing or incomplete data and a lack of detailed information on an individual’s adherence to treatment. Sites that do not have AMRS will potentially exclude patients from rural and remote sites, potentially introducing bias. </w:t>
      </w:r>
    </w:p>
    <w:p w14:paraId="02653834" w14:textId="77777777" w:rsidR="003A5185" w:rsidRDefault="002E1FE5">
      <w:pPr>
        <w:pStyle w:val="Heading1"/>
        <w:spacing w:after="0" w:line="360" w:lineRule="auto"/>
        <w:rPr>
          <w:rFonts w:ascii="Arial" w:eastAsia="Arial" w:hAnsi="Arial" w:cs="Arial"/>
          <w:b/>
          <w:color w:val="000000"/>
          <w:sz w:val="22"/>
          <w:szCs w:val="22"/>
        </w:rPr>
      </w:pPr>
      <w:bookmarkStart w:id="42" w:name="_heading=h.laj172pxdo58" w:colFirst="0" w:colLast="0"/>
      <w:bookmarkEnd w:id="42"/>
      <w:r>
        <w:rPr>
          <w:rFonts w:ascii="Arial" w:eastAsia="Arial" w:hAnsi="Arial" w:cs="Arial"/>
          <w:b/>
          <w:color w:val="000000"/>
          <w:sz w:val="22"/>
          <w:szCs w:val="22"/>
        </w:rPr>
        <w:t>Budget</w:t>
      </w:r>
    </w:p>
    <w:p w14:paraId="02653835" w14:textId="77777777" w:rsidR="003A5185" w:rsidRDefault="002E1FE5">
      <w:pPr>
        <w:spacing w:after="0" w:line="360" w:lineRule="auto"/>
        <w:ind w:left="0" w:right="14" w:firstLine="0"/>
        <w:jc w:val="both"/>
        <w:rPr>
          <w:b/>
        </w:rPr>
      </w:pPr>
      <w:r>
        <w:t xml:space="preserve">This study is not funded. We will use existing resources within the AMPATH program to support submission for ethics review, data collection and analysis, presentation and publishing of the findings. </w:t>
      </w:r>
    </w:p>
    <w:p w14:paraId="02653836" w14:textId="77777777" w:rsidR="003A5185" w:rsidRDefault="002E1FE5">
      <w:pPr>
        <w:pStyle w:val="Heading1"/>
        <w:rPr>
          <w:rFonts w:ascii="Arial" w:eastAsia="Arial" w:hAnsi="Arial" w:cs="Arial"/>
          <w:b/>
          <w:color w:val="000000"/>
          <w:sz w:val="22"/>
          <w:szCs w:val="22"/>
        </w:rPr>
      </w:pPr>
      <w:bookmarkStart w:id="43" w:name="_heading=h.cno89rdfyrxv" w:colFirst="0" w:colLast="0"/>
      <w:bookmarkEnd w:id="43"/>
      <w:r>
        <w:rPr>
          <w:rFonts w:ascii="Arial" w:eastAsia="Arial" w:hAnsi="Arial" w:cs="Arial"/>
          <w:b/>
          <w:color w:val="000000"/>
          <w:sz w:val="22"/>
          <w:szCs w:val="22"/>
        </w:rPr>
        <w:t>References</w:t>
      </w:r>
    </w:p>
    <w:p w14:paraId="02653837" w14:textId="77777777" w:rsidR="003A5185" w:rsidRDefault="002E1FE5">
      <w:pPr>
        <w:spacing w:line="360" w:lineRule="auto"/>
        <w:ind w:hanging="640"/>
        <w:rPr>
          <w:sz w:val="24"/>
          <w:szCs w:val="24"/>
        </w:rPr>
      </w:pPr>
      <w:r>
        <w:t>1.</w:t>
      </w:r>
      <w:r>
        <w:tab/>
        <w:t>UNAIDS. https://aidsinfo.unaids.org/.</w:t>
      </w:r>
    </w:p>
    <w:p w14:paraId="02653838" w14:textId="77777777" w:rsidR="003A5185" w:rsidRDefault="002E1FE5">
      <w:pPr>
        <w:spacing w:line="360" w:lineRule="auto"/>
        <w:ind w:hanging="640"/>
      </w:pPr>
      <w:r>
        <w:t>2.</w:t>
      </w:r>
      <w:r>
        <w:tab/>
        <w:t xml:space="preserve">Beyrer, C. &amp; Pozniak, A. HIV Drug Resistance — An Emerging Threat to Epidemic Control. </w:t>
      </w:r>
      <w:r>
        <w:rPr>
          <w:i/>
        </w:rPr>
        <w:t>New England Journal of Medicine</w:t>
      </w:r>
      <w:r>
        <w:t xml:space="preserve"> </w:t>
      </w:r>
      <w:r>
        <w:rPr>
          <w:b/>
        </w:rPr>
        <w:t>377</w:t>
      </w:r>
      <w:r>
        <w:t>, 1605–1607 (2017).</w:t>
      </w:r>
    </w:p>
    <w:p w14:paraId="02653839" w14:textId="77777777" w:rsidR="003A5185" w:rsidRDefault="002E1FE5">
      <w:pPr>
        <w:spacing w:line="360" w:lineRule="auto"/>
        <w:ind w:hanging="640"/>
      </w:pPr>
      <w:r>
        <w:t>3.</w:t>
      </w:r>
      <w:r>
        <w:tab/>
        <w:t>HIV drug resistance – brief report 2024. https://www.who.int/publications/i/item/9789240086319.</w:t>
      </w:r>
    </w:p>
    <w:p w14:paraId="0265383A" w14:textId="77777777" w:rsidR="003A5185" w:rsidRDefault="002E1FE5">
      <w:pPr>
        <w:spacing w:line="360" w:lineRule="auto"/>
        <w:ind w:hanging="640"/>
      </w:pPr>
      <w:r>
        <w:t>4.</w:t>
      </w:r>
      <w:r>
        <w:tab/>
        <w:t>Ministry of Health, N. A. &amp; S. T. I. C. P. Guidelines on use of Antiretroviral Drugs for Treating and Preventing HIV Infection in Kenya 2016. Preprint at (2016).</w:t>
      </w:r>
    </w:p>
    <w:p w14:paraId="0265383B" w14:textId="77777777" w:rsidR="003A5185" w:rsidRDefault="002E1FE5">
      <w:pPr>
        <w:spacing w:line="360" w:lineRule="auto"/>
        <w:ind w:hanging="640"/>
      </w:pPr>
      <w:r>
        <w:t>5.</w:t>
      </w:r>
      <w:r>
        <w:tab/>
        <w:t>Consolidated guidelines on the use of antiretroviral drugs for treating and preventing HIV infection: recommendations for a public health approach, 2nd ed. https://www.who.int/publications/i/item/9789241549684.</w:t>
      </w:r>
    </w:p>
    <w:p w14:paraId="0265383C" w14:textId="77777777" w:rsidR="003A5185" w:rsidRDefault="002E1FE5">
      <w:pPr>
        <w:spacing w:line="360" w:lineRule="auto"/>
        <w:ind w:hanging="640"/>
      </w:pPr>
      <w:r>
        <w:t>6.</w:t>
      </w:r>
      <w:r>
        <w:tab/>
        <w:t>Organization, W. H. Consolidated guidelines on the use of antiretroviral drugs for treating and preventing HIV  infection: recommendations for a public health approach – 2nd Ed. Preprint at (2016).</w:t>
      </w:r>
    </w:p>
    <w:p w14:paraId="0265383D" w14:textId="77777777" w:rsidR="003A5185" w:rsidRDefault="002E1FE5">
      <w:pPr>
        <w:spacing w:line="360" w:lineRule="auto"/>
        <w:ind w:hanging="640"/>
      </w:pPr>
      <w:r>
        <w:t>7.</w:t>
      </w:r>
      <w:r>
        <w:tab/>
        <w:t>World Health Organization. Consolidated guidelines on HIV prevention, testing, treatment, service delivery and monitoring : recommendations for a public health approach. 131 (2021).</w:t>
      </w:r>
    </w:p>
    <w:p w14:paraId="0265383E" w14:textId="77777777" w:rsidR="003A5185" w:rsidRDefault="002E1FE5">
      <w:pPr>
        <w:spacing w:line="360" w:lineRule="auto"/>
        <w:ind w:hanging="640"/>
      </w:pPr>
      <w:r>
        <w:t>8.</w:t>
      </w:r>
      <w:r>
        <w:tab/>
        <w:t>Update on the transition to dolutegravir-based antiretroviral therapy. https://www.who.int/publications/i/item/9789240053335.</w:t>
      </w:r>
    </w:p>
    <w:p w14:paraId="0265383F" w14:textId="77777777" w:rsidR="003A5185" w:rsidRDefault="002E1FE5">
      <w:pPr>
        <w:spacing w:line="360" w:lineRule="auto"/>
        <w:ind w:hanging="640"/>
      </w:pPr>
      <w:r>
        <w:t>9.</w:t>
      </w:r>
      <w:r>
        <w:tab/>
        <w:t xml:space="preserve">2023 South Africa ART Clinical Guidelines for the Management of HIV in Adults, Pregnancy and Breastfeeding, Adolescents, Children, Infants and Neonates (2023). </w:t>
      </w:r>
      <w:r>
        <w:lastRenderedPageBreak/>
        <w:t>https://knowledgehub.health.gov.za/elibrary/2023-art-clinical-guidelines-management-hiv-adults-pregnancy-and-breastfeeding-adolescents</w:t>
      </w:r>
    </w:p>
    <w:p w14:paraId="02653840" w14:textId="77777777" w:rsidR="003A5185" w:rsidRDefault="002E1FE5">
      <w:pPr>
        <w:spacing w:line="360" w:lineRule="auto"/>
        <w:ind w:hanging="640"/>
      </w:pPr>
      <w:r>
        <w:t>10.</w:t>
      </w:r>
      <w:r>
        <w:tab/>
        <w:t>NASCOP. Kenya HIV Prevention and Treatment Guidelines, 2022. (2022).</w:t>
      </w:r>
    </w:p>
    <w:p w14:paraId="02653841" w14:textId="77777777" w:rsidR="003A5185" w:rsidRDefault="002E1FE5">
      <w:pPr>
        <w:spacing w:line="360" w:lineRule="auto"/>
        <w:ind w:hanging="640"/>
      </w:pPr>
      <w:r>
        <w:t>11.</w:t>
      </w:r>
      <w:r>
        <w:tab/>
        <w:t xml:space="preserve">Zaniewski, E. </w:t>
      </w:r>
      <w:r>
        <w:rPr>
          <w:i/>
        </w:rPr>
        <w:t>et al.</w:t>
      </w:r>
      <w:r>
        <w:t xml:space="preserve"> Transition to dolutegravir-based ART in 35 low- and middle-income countries: a global survey of HIV care clinics. </w:t>
      </w:r>
      <w:r>
        <w:rPr>
          <w:i/>
        </w:rPr>
        <w:t>AIDS</w:t>
      </w:r>
      <w:r>
        <w:t xml:space="preserve"> (2024) doi:10.1097/QAD.0000000000004007.</w:t>
      </w:r>
    </w:p>
    <w:p w14:paraId="02653842" w14:textId="77777777" w:rsidR="003A5185" w:rsidRDefault="002E1FE5">
      <w:pPr>
        <w:spacing w:line="360" w:lineRule="auto"/>
        <w:ind w:hanging="640"/>
      </w:pPr>
      <w:r>
        <w:t>12.</w:t>
      </w:r>
      <w:r>
        <w:tab/>
        <w:t>HIV Market Report. https://www.clintonhealthaccess.org/report/2023-hiv-market-report-the-state-of-hiv-market-in-low-and-middle-income-countries/.</w:t>
      </w:r>
    </w:p>
    <w:p w14:paraId="02653843" w14:textId="77777777" w:rsidR="003A5185" w:rsidRDefault="002E1FE5">
      <w:pPr>
        <w:spacing w:line="360" w:lineRule="auto"/>
        <w:ind w:hanging="640"/>
      </w:pPr>
      <w:r>
        <w:t>13.</w:t>
      </w:r>
      <w:r>
        <w:tab/>
        <w:t xml:space="preserve">Brown, D. </w:t>
      </w:r>
      <w:r>
        <w:rPr>
          <w:i/>
        </w:rPr>
        <w:t>et al.</w:t>
      </w:r>
      <w:r>
        <w:t xml:space="preserve"> Efficacy of second-line dolutegravir plus 2 nucleoside reverse transcriptase inhibitors by baseline nucleoside reverse transcriptase inhibitor resistance and nucleoside reverse transcriptase inhibitor use in the DAWNING study. </w:t>
      </w:r>
      <w:r>
        <w:rPr>
          <w:i/>
        </w:rPr>
        <w:t>Antivir Ther</w:t>
      </w:r>
      <w:r>
        <w:t xml:space="preserve"> </w:t>
      </w:r>
      <w:r>
        <w:rPr>
          <w:b/>
        </w:rPr>
        <w:t>27</w:t>
      </w:r>
      <w:r>
        <w:t>, (2022).</w:t>
      </w:r>
    </w:p>
    <w:p w14:paraId="02653844" w14:textId="77777777" w:rsidR="003A5185" w:rsidRDefault="002E1FE5">
      <w:pPr>
        <w:spacing w:line="360" w:lineRule="auto"/>
        <w:ind w:hanging="640"/>
      </w:pPr>
      <w:r>
        <w:t>14.</w:t>
      </w:r>
      <w:r>
        <w:tab/>
        <w:t>Dolutegravir With Recycled NRTIs in Non-inferior to PI-based ART: VISEND TRIAL - CROI Conference. https://www.croiconference.org/abstract/dolutegravir-with-recycled-nrtis-is-noninferior-to-pi-based-art-visend-trial/.</w:t>
      </w:r>
    </w:p>
    <w:p w14:paraId="02653845" w14:textId="77777777" w:rsidR="003A5185" w:rsidRDefault="002E1FE5">
      <w:pPr>
        <w:spacing w:line="360" w:lineRule="auto"/>
        <w:ind w:hanging="640"/>
      </w:pPr>
      <w:r>
        <w:t>15.</w:t>
      </w:r>
      <w:r>
        <w:tab/>
        <w:t xml:space="preserve">Paton, N. I. </w:t>
      </w:r>
      <w:r>
        <w:rPr>
          <w:i/>
        </w:rPr>
        <w:t>et al.</w:t>
      </w:r>
      <w:r>
        <w:t xml:space="preserve"> Efficacy and safety of dolutegravir or darunavir in combination with lamivudine plus either zidovudine or tenofovir for second-line treatment of HIV infection (NADIA): week 96 results from a prospective, multicentre, open-label, factorial, randomised, non-inferiority trial. </w:t>
      </w:r>
      <w:r>
        <w:rPr>
          <w:i/>
        </w:rPr>
        <w:t>Lancet HIV</w:t>
      </w:r>
      <w:r>
        <w:t xml:space="preserve"> </w:t>
      </w:r>
      <w:r>
        <w:rPr>
          <w:b/>
        </w:rPr>
        <w:t>9</w:t>
      </w:r>
      <w:r>
        <w:t>, e381–e393 (2022).</w:t>
      </w:r>
    </w:p>
    <w:p w14:paraId="02653846" w14:textId="77777777" w:rsidR="003A5185" w:rsidRDefault="002E1FE5">
      <w:pPr>
        <w:spacing w:line="360" w:lineRule="auto"/>
        <w:ind w:hanging="640"/>
      </w:pPr>
      <w:r>
        <w:t>16.</w:t>
      </w:r>
      <w:r>
        <w:tab/>
        <w:t xml:space="preserve">Matthews, G. </w:t>
      </w:r>
      <w:r>
        <w:rPr>
          <w:i/>
        </w:rPr>
        <w:t>et al.</w:t>
      </w:r>
      <w:r>
        <w:t xml:space="preserve"> Dolutegravir plus boosted darunavir versus recommended standard-of-care antiretroviral regimens in people with HIV-1 for whom recommended first-line non-nucleoside reverse transcriptase inhibitor therapy has failed (D2EFT): an open-label, randomised, phase 3b/4 trial. </w:t>
      </w:r>
      <w:r>
        <w:rPr>
          <w:i/>
        </w:rPr>
        <w:t>Lancet HIV</w:t>
      </w:r>
      <w:r>
        <w:t xml:space="preserve"> </w:t>
      </w:r>
      <w:r>
        <w:rPr>
          <w:b/>
        </w:rPr>
        <w:t>11</w:t>
      </w:r>
      <w:r>
        <w:t>, e436–e448 (2024).</w:t>
      </w:r>
    </w:p>
    <w:p w14:paraId="02653847" w14:textId="77777777" w:rsidR="003A5185" w:rsidRDefault="002E1FE5">
      <w:pPr>
        <w:spacing w:line="360" w:lineRule="auto"/>
        <w:ind w:hanging="640"/>
      </w:pPr>
      <w:r>
        <w:t>17.</w:t>
      </w:r>
      <w:r>
        <w:tab/>
        <w:t xml:space="preserve">Keene, C. M. </w:t>
      </w:r>
      <w:r>
        <w:rPr>
          <w:i/>
        </w:rPr>
        <w:t>et al.</w:t>
      </w:r>
      <w:r>
        <w:t xml:space="preserve"> Virologic efficacy of tenofovir, lamivudine and dolutegravir as second-line antiretroviral therapy in adults failing a tenofovir-based first-line regimen. </w:t>
      </w:r>
      <w:r>
        <w:rPr>
          <w:i/>
        </w:rPr>
        <w:t>AIDS</w:t>
      </w:r>
      <w:r>
        <w:t xml:space="preserve"> </w:t>
      </w:r>
      <w:r>
        <w:rPr>
          <w:b/>
        </w:rPr>
        <w:t>35</w:t>
      </w:r>
      <w:r>
        <w:t>, 1423–1432 (2021).</w:t>
      </w:r>
    </w:p>
    <w:p w14:paraId="02653848" w14:textId="77777777" w:rsidR="003A5185" w:rsidRDefault="002E1FE5">
      <w:pPr>
        <w:spacing w:line="360" w:lineRule="auto"/>
        <w:ind w:hanging="640"/>
      </w:pPr>
      <w:r>
        <w:t>18.</w:t>
      </w:r>
      <w:r>
        <w:tab/>
        <w:t xml:space="preserve">Ombajo, L. A. </w:t>
      </w:r>
      <w:r>
        <w:rPr>
          <w:i/>
        </w:rPr>
        <w:t>et al.</w:t>
      </w:r>
      <w:r>
        <w:t xml:space="preserve"> Second-Line Switch to Dolutegravir for Treatment of HIV Infection. </w:t>
      </w:r>
      <w:r>
        <w:rPr>
          <w:i/>
        </w:rPr>
        <w:t>New England Journal of Medicine</w:t>
      </w:r>
      <w:r>
        <w:t xml:space="preserve"> </w:t>
      </w:r>
      <w:r>
        <w:rPr>
          <w:b/>
        </w:rPr>
        <w:t>388</w:t>
      </w:r>
      <w:r>
        <w:t>, 2349–2359 (2023).</w:t>
      </w:r>
    </w:p>
    <w:p w14:paraId="02653849" w14:textId="77777777" w:rsidR="003A5185" w:rsidRDefault="002E1FE5">
      <w:pPr>
        <w:spacing w:line="360" w:lineRule="auto"/>
        <w:ind w:hanging="640"/>
      </w:pPr>
      <w:r>
        <w:t>19.</w:t>
      </w:r>
      <w:r>
        <w:tab/>
        <w:t xml:space="preserve">Turkova, A. </w:t>
      </w:r>
      <w:r>
        <w:rPr>
          <w:i/>
        </w:rPr>
        <w:t>et al.</w:t>
      </w:r>
      <w:r>
        <w:t xml:space="preserve"> Dolutegravir as First- or Second-Line Treatment for HIV-1 Infection in Children. </w:t>
      </w:r>
      <w:r>
        <w:rPr>
          <w:i/>
        </w:rPr>
        <w:t>New England Journal of Medicine</w:t>
      </w:r>
      <w:r>
        <w:t xml:space="preserve"> </w:t>
      </w:r>
      <w:r>
        <w:rPr>
          <w:b/>
        </w:rPr>
        <w:t>385</w:t>
      </w:r>
      <w:r>
        <w:t>, 2531–2543 (2021).</w:t>
      </w:r>
    </w:p>
    <w:p w14:paraId="0265384A" w14:textId="77777777" w:rsidR="003A5185" w:rsidRDefault="002E1FE5">
      <w:pPr>
        <w:spacing w:line="360" w:lineRule="auto"/>
        <w:ind w:hanging="640"/>
      </w:pPr>
      <w:r>
        <w:t>20.</w:t>
      </w:r>
      <w:r>
        <w:tab/>
        <w:t xml:space="preserve">Amuge, P. </w:t>
      </w:r>
      <w:r>
        <w:rPr>
          <w:i/>
        </w:rPr>
        <w:t>et al.</w:t>
      </w:r>
      <w:r>
        <w:t xml:space="preserve"> Once-daily dolutegravir-based antiretroviral therapy in infants and children living with HIV from age 4 weeks: results from the below 14 kg cohort in the randomised ODYSSEY trial. </w:t>
      </w:r>
      <w:r>
        <w:rPr>
          <w:i/>
        </w:rPr>
        <w:t>Lancet HIV</w:t>
      </w:r>
      <w:r>
        <w:t xml:space="preserve"> </w:t>
      </w:r>
      <w:r>
        <w:rPr>
          <w:b/>
        </w:rPr>
        <w:t>9</w:t>
      </w:r>
      <w:r>
        <w:t>, e638–e648 (2022).</w:t>
      </w:r>
    </w:p>
    <w:p w14:paraId="0265384B" w14:textId="77777777" w:rsidR="003A5185" w:rsidRDefault="002E1FE5">
      <w:pPr>
        <w:spacing w:line="360" w:lineRule="auto"/>
        <w:ind w:hanging="640"/>
      </w:pPr>
      <w:r>
        <w:t>21.</w:t>
      </w:r>
      <w:r>
        <w:tab/>
        <w:t xml:space="preserve">Schramm, B. </w:t>
      </w:r>
      <w:r>
        <w:rPr>
          <w:i/>
        </w:rPr>
        <w:t>et al.</w:t>
      </w:r>
      <w:r>
        <w:t xml:space="preserve"> Viral suppression and HIV-1 drug resistance 1 year after pragmatic transitioning to dolutegravir first-line therapy in Malawi: a prospective cohort study. </w:t>
      </w:r>
      <w:r>
        <w:rPr>
          <w:i/>
        </w:rPr>
        <w:t>Lancet HIV</w:t>
      </w:r>
      <w:r>
        <w:t xml:space="preserve"> </w:t>
      </w:r>
      <w:r>
        <w:rPr>
          <w:b/>
        </w:rPr>
        <w:t>9</w:t>
      </w:r>
      <w:r>
        <w:t>, e544–e553 (2022).</w:t>
      </w:r>
    </w:p>
    <w:p w14:paraId="0265384C" w14:textId="77777777" w:rsidR="003A5185" w:rsidRDefault="002E1FE5">
      <w:pPr>
        <w:spacing w:line="360" w:lineRule="auto"/>
        <w:ind w:hanging="640"/>
      </w:pPr>
      <w:r>
        <w:t>22.</w:t>
      </w:r>
      <w:r>
        <w:tab/>
        <w:t xml:space="preserve">Romo, M. L. </w:t>
      </w:r>
      <w:r>
        <w:rPr>
          <w:i/>
        </w:rPr>
        <w:t>et al.</w:t>
      </w:r>
      <w:r>
        <w:t xml:space="preserve"> Viral Load Status Before Switching to Dolutegravir-Containing Antiretroviral Therapy and Associations With Human Immunodeficiency Virus Treatment Outcomes in Sub-Saharan Africa. </w:t>
      </w:r>
      <w:r>
        <w:rPr>
          <w:i/>
        </w:rPr>
        <w:t>Clinical Infectious Diseases</w:t>
      </w:r>
      <w:r>
        <w:t xml:space="preserve"> </w:t>
      </w:r>
      <w:r>
        <w:rPr>
          <w:b/>
        </w:rPr>
        <w:t>75</w:t>
      </w:r>
      <w:r>
        <w:t>, 630–637 (2022).</w:t>
      </w:r>
    </w:p>
    <w:p w14:paraId="0265384D" w14:textId="77777777" w:rsidR="003A5185" w:rsidRDefault="002E1FE5">
      <w:pPr>
        <w:spacing w:line="360" w:lineRule="auto"/>
        <w:ind w:hanging="640"/>
      </w:pPr>
      <w:r>
        <w:lastRenderedPageBreak/>
        <w:t>23.</w:t>
      </w:r>
      <w:r>
        <w:tab/>
        <w:t xml:space="preserve">Skrivankova, V. W. </w:t>
      </w:r>
      <w:r>
        <w:rPr>
          <w:i/>
        </w:rPr>
        <w:t>et al.</w:t>
      </w:r>
      <w:r>
        <w:t xml:space="preserve"> Virologic Failure and Drug Resistance After Programmatic Switching to Dolutegravir-based First-line Antiretroviral Therapy in Malawi and Zambia. </w:t>
      </w:r>
      <w:r>
        <w:rPr>
          <w:i/>
        </w:rPr>
        <w:t>Clinical Infectious Diseases</w:t>
      </w:r>
      <w:r>
        <w:t xml:space="preserve"> (2024) doi:10.1093/cid/ciae261.</w:t>
      </w:r>
    </w:p>
    <w:p w14:paraId="0265384E" w14:textId="77777777" w:rsidR="003A5185" w:rsidRDefault="002E1FE5">
      <w:pPr>
        <w:spacing w:line="360" w:lineRule="auto"/>
        <w:ind w:hanging="640"/>
      </w:pPr>
      <w:r>
        <w:t>24.</w:t>
      </w:r>
      <w:r>
        <w:tab/>
        <w:t xml:space="preserve">Murphy, R. A. </w:t>
      </w:r>
      <w:r>
        <w:rPr>
          <w:i/>
        </w:rPr>
        <w:t>et al.</w:t>
      </w:r>
      <w:r>
        <w:t xml:space="preserve"> Dolutegravir Resistance in African Programmatic Settings Among Patients With Failure of Dolutegravir-based ART. </w:t>
      </w:r>
      <w:r>
        <w:rPr>
          <w:i/>
        </w:rPr>
        <w:t>Open Forum Infect Dis</w:t>
      </w:r>
      <w:r>
        <w:t xml:space="preserve"> </w:t>
      </w:r>
      <w:r>
        <w:rPr>
          <w:b/>
        </w:rPr>
        <w:t>11</w:t>
      </w:r>
      <w:r>
        <w:t>, (2024).</w:t>
      </w:r>
    </w:p>
    <w:p w14:paraId="0265384F" w14:textId="77777777" w:rsidR="003A5185" w:rsidRDefault="002E1FE5">
      <w:pPr>
        <w:spacing w:line="360" w:lineRule="auto"/>
        <w:ind w:hanging="640"/>
      </w:pPr>
      <w:r>
        <w:t>25.</w:t>
      </w:r>
      <w:r>
        <w:tab/>
        <w:t xml:space="preserve">McCluskey, S. M. </w:t>
      </w:r>
      <w:r>
        <w:rPr>
          <w:i/>
        </w:rPr>
        <w:t>et al.</w:t>
      </w:r>
      <w:r>
        <w:t xml:space="preserve"> Adherence, resistance, and viral suppression on dolutegravir in sub-Saharan Africa: Implications for the TLD era. </w:t>
      </w:r>
      <w:r>
        <w:rPr>
          <w:i/>
        </w:rPr>
        <w:t>AIDS</w:t>
      </w:r>
      <w:r>
        <w:t xml:space="preserve"> vol. 35 S127–S135 Preprint at https://doi.org/10.1097/QAD.0000000000003082 (2021).</w:t>
      </w:r>
    </w:p>
    <w:p w14:paraId="02653850" w14:textId="77777777" w:rsidR="003A5185" w:rsidRDefault="002E1FE5">
      <w:pPr>
        <w:spacing w:line="360" w:lineRule="auto"/>
        <w:ind w:hanging="640"/>
      </w:pPr>
      <w:r>
        <w:t>26.</w:t>
      </w:r>
      <w:r>
        <w:tab/>
        <w:t xml:space="preserve">Kamori, D. &amp; Barabona, G. Dolutegravir resistance in sub-Saharan Africa: should resource-limited settings be concerned for future treatment? </w:t>
      </w:r>
      <w:r>
        <w:rPr>
          <w:i/>
        </w:rPr>
        <w:t>Frontiers in Virology</w:t>
      </w:r>
      <w:r>
        <w:t xml:space="preserve"> vol. 3 1253661 Preprint at https://doi.org/10.3389/fviro.2023.1253661 (2023).</w:t>
      </w:r>
    </w:p>
    <w:p w14:paraId="02653851" w14:textId="77777777" w:rsidR="003A5185" w:rsidRDefault="002E1FE5">
      <w:pPr>
        <w:spacing w:line="360" w:lineRule="auto"/>
        <w:ind w:hanging="640"/>
      </w:pPr>
      <w:r>
        <w:t>27.</w:t>
      </w:r>
      <w:r>
        <w:tab/>
        <w:t>The State of HIV Treatment, Testing, and Prevention in Low-and Middle-Income Countries. https://www.clintonhealthaccess.org/report/2023-hiv-market-report-the-state-of-hiv-market-in-low-and-middle-income-countries/</w:t>
      </w:r>
    </w:p>
    <w:p w14:paraId="02653852" w14:textId="77777777" w:rsidR="003A5185" w:rsidRDefault="002E1FE5">
      <w:pPr>
        <w:spacing w:line="360" w:lineRule="auto"/>
        <w:ind w:hanging="640"/>
      </w:pPr>
      <w:r>
        <w:t>28.</w:t>
      </w:r>
      <w:r>
        <w:tab/>
        <w:t xml:space="preserve">Hauser, A. </w:t>
      </w:r>
      <w:r>
        <w:rPr>
          <w:i/>
        </w:rPr>
        <w:t>et al.</w:t>
      </w:r>
      <w:r>
        <w:t xml:space="preserve"> Acquired HIV drug resistance mutations on first-line antiretroviral therapy in Southern Africa: Systematic review and Bayesian evidence synthesis. </w:t>
      </w:r>
      <w:r>
        <w:rPr>
          <w:i/>
        </w:rPr>
        <w:t>Journal of Clinical Epidemiology</w:t>
      </w:r>
      <w:r>
        <w:t xml:space="preserve"> vol. 148 135–145 Preprint at https://doi.org/10.1016/j.jclinepi.2022.02.005 (2022).</w:t>
      </w:r>
    </w:p>
    <w:p w14:paraId="02653853" w14:textId="77777777" w:rsidR="003A5185" w:rsidRDefault="002E1FE5">
      <w:pPr>
        <w:spacing w:line="360" w:lineRule="auto"/>
        <w:ind w:hanging="640"/>
      </w:pPr>
      <w:r>
        <w:t>29.</w:t>
      </w:r>
      <w:r>
        <w:tab/>
        <w:t xml:space="preserve">Brooks, K. </w:t>
      </w:r>
      <w:r>
        <w:rPr>
          <w:i/>
        </w:rPr>
        <w:t>et al.</w:t>
      </w:r>
      <w:r>
        <w:t xml:space="preserve"> Treatment failure and drug resistance in HIV</w:t>
      </w:r>
      <w:r>
        <w:rPr>
          <w:rFonts w:ascii="Cambria Math" w:eastAsia="Cambria Math" w:hAnsi="Cambria Math" w:cs="Cambria Math"/>
        </w:rPr>
        <w:t>‐</w:t>
      </w:r>
      <w:r>
        <w:t>positive patients on tenofovir</w:t>
      </w:r>
      <w:r>
        <w:rPr>
          <w:rFonts w:ascii="Cambria Math" w:eastAsia="Cambria Math" w:hAnsi="Cambria Math" w:cs="Cambria Math"/>
        </w:rPr>
        <w:t>‐</w:t>
      </w:r>
      <w:r>
        <w:t>based first</w:t>
      </w:r>
      <w:r>
        <w:rPr>
          <w:rFonts w:ascii="Cambria Math" w:eastAsia="Cambria Math" w:hAnsi="Cambria Math" w:cs="Cambria Math"/>
        </w:rPr>
        <w:t>‐</w:t>
      </w:r>
      <w:r>
        <w:t xml:space="preserve">line antiretroviral therapy in western Kenya. </w:t>
      </w:r>
      <w:r>
        <w:rPr>
          <w:i/>
        </w:rPr>
        <w:t>J Int AIDS Soc</w:t>
      </w:r>
      <w:r>
        <w:t xml:space="preserve"> </w:t>
      </w:r>
      <w:r>
        <w:rPr>
          <w:b/>
        </w:rPr>
        <w:t>19</w:t>
      </w:r>
      <w:r>
        <w:t>, 20798 (2016).</w:t>
      </w:r>
    </w:p>
    <w:p w14:paraId="02653854" w14:textId="77777777" w:rsidR="003A5185" w:rsidRDefault="002E1FE5">
      <w:pPr>
        <w:spacing w:line="360" w:lineRule="auto"/>
        <w:ind w:hanging="640"/>
      </w:pPr>
      <w:r>
        <w:t>30.</w:t>
      </w:r>
      <w:r>
        <w:tab/>
        <w:t xml:space="preserve">Beesham, I. </w:t>
      </w:r>
      <w:r>
        <w:rPr>
          <w:i/>
        </w:rPr>
        <w:t>et al.</w:t>
      </w:r>
      <w:r>
        <w:t xml:space="preserve"> High Levels of Pretreatment HIV-1 Drug Resistance Mutations Among South African Women Who Acquired HIV During a Prospective Study. </w:t>
      </w:r>
      <w:r>
        <w:rPr>
          <w:i/>
        </w:rPr>
        <w:t>J Acquir Immune Defic Syndr (1988)</w:t>
      </w:r>
      <w:r>
        <w:t xml:space="preserve"> </w:t>
      </w:r>
      <w:r>
        <w:rPr>
          <w:b/>
        </w:rPr>
        <w:t>91</w:t>
      </w:r>
      <w:r>
        <w:t>, 130–137 (2022).</w:t>
      </w:r>
    </w:p>
    <w:p w14:paraId="02653855" w14:textId="77777777" w:rsidR="003A5185" w:rsidRDefault="002E1FE5">
      <w:pPr>
        <w:spacing w:line="360" w:lineRule="auto"/>
        <w:ind w:hanging="640"/>
      </w:pPr>
      <w:r>
        <w:t>31.</w:t>
      </w:r>
      <w:r>
        <w:tab/>
        <w:t>HIV drug resistance report 2021. https://www.who.int/publications/i/item/9789240038608.</w:t>
      </w:r>
    </w:p>
    <w:p w14:paraId="02653856" w14:textId="77777777" w:rsidR="003A5185" w:rsidRDefault="002E1FE5">
      <w:pPr>
        <w:spacing w:line="360" w:lineRule="auto"/>
        <w:ind w:hanging="640"/>
      </w:pPr>
      <w:r>
        <w:t>32.</w:t>
      </w:r>
      <w:r>
        <w:tab/>
        <w:t xml:space="preserve">Bertagnolio, S., Jordan, M. R., Giron, A. &amp; Inzaule, S. Epidemiology of HIV drug resistance in low- and middle-income countries and WHO global strategy to monitor its emergence. </w:t>
      </w:r>
      <w:r>
        <w:rPr>
          <w:i/>
        </w:rPr>
        <w:t>Current Opinion in HIV and AIDS</w:t>
      </w:r>
      <w:r>
        <w:t xml:space="preserve"> vol. 17 229–239 Preprint at https://doi.org/10.1097/COH.0000000000000743 (2022).</w:t>
      </w:r>
    </w:p>
    <w:p w14:paraId="02653857" w14:textId="77777777" w:rsidR="003A5185" w:rsidRDefault="002E1FE5">
      <w:pPr>
        <w:spacing w:line="360" w:lineRule="auto"/>
        <w:ind w:hanging="640"/>
      </w:pPr>
      <w:r>
        <w:t>33.</w:t>
      </w:r>
      <w:r>
        <w:tab/>
      </w:r>
      <w:r>
        <w:rPr>
          <w:i/>
        </w:rPr>
        <w:t>UPDATE OF RECOMMENDATIONS ON FIRST-AND SECOND-LINE ANTIRETROVIRAL REGIMENS</w:t>
      </w:r>
      <w:r>
        <w:t>. http://apps.who.int/bookorders. (2019).</w:t>
      </w:r>
    </w:p>
    <w:p w14:paraId="02653858" w14:textId="77777777" w:rsidR="003A5185" w:rsidRDefault="002E1FE5">
      <w:pPr>
        <w:spacing w:line="360" w:lineRule="auto"/>
        <w:ind w:hanging="640"/>
      </w:pPr>
      <w:r>
        <w:t>34.</w:t>
      </w:r>
      <w:r>
        <w:tab/>
        <w:t xml:space="preserve">Boender, T. S. </w:t>
      </w:r>
      <w:r>
        <w:rPr>
          <w:i/>
        </w:rPr>
        <w:t>et al.</w:t>
      </w:r>
      <w:r>
        <w:t xml:space="preserve"> Protease Inhibitor Resistance in the First 3 Years of Second-Line Antiretroviral Therapy for HIV-1 in Sub-Saharan Africa. </w:t>
      </w:r>
      <w:r>
        <w:rPr>
          <w:i/>
        </w:rPr>
        <w:t>Journal of Infectious Diseases</w:t>
      </w:r>
      <w:r>
        <w:t xml:space="preserve"> </w:t>
      </w:r>
      <w:r>
        <w:rPr>
          <w:b/>
        </w:rPr>
        <w:t>214</w:t>
      </w:r>
      <w:r>
        <w:t>, 873–883 (2016).</w:t>
      </w:r>
    </w:p>
    <w:p w14:paraId="02653859" w14:textId="77777777" w:rsidR="003A5185" w:rsidRDefault="002E1FE5">
      <w:pPr>
        <w:spacing w:line="360" w:lineRule="auto"/>
        <w:ind w:hanging="640"/>
      </w:pPr>
      <w:r>
        <w:t>35.</w:t>
      </w:r>
      <w:r>
        <w:tab/>
        <w:t xml:space="preserve">Wallis, C. L., Mellors, J. W., Venter, W. D. F., Sanne, I. &amp; Stevens, W. Protease inhibitor resistance is uncommon in HIV-1 subtype C infected patients on failing second-line lopinavir/r-containing antiretroviral therapy in South Africa. </w:t>
      </w:r>
      <w:r>
        <w:rPr>
          <w:i/>
        </w:rPr>
        <w:t>AIDS Res Treat</w:t>
      </w:r>
      <w:r>
        <w:t xml:space="preserve"> </w:t>
      </w:r>
      <w:r>
        <w:rPr>
          <w:b/>
        </w:rPr>
        <w:t>2011</w:t>
      </w:r>
      <w:r>
        <w:t>, (2011).</w:t>
      </w:r>
    </w:p>
    <w:p w14:paraId="0265385A" w14:textId="77777777" w:rsidR="003A5185" w:rsidRDefault="002E1FE5">
      <w:pPr>
        <w:spacing w:line="360" w:lineRule="auto"/>
        <w:ind w:hanging="640"/>
      </w:pPr>
      <w:r>
        <w:lastRenderedPageBreak/>
        <w:t>36.</w:t>
      </w:r>
      <w:r>
        <w:tab/>
        <w:t xml:space="preserve">Ajose, O., Mookerjee, S., Mills, E. J., Boulle, A. &amp; Ford, N. Treatment outcomes of patients on second-line antiretroviral therapy in resource-limited settings: A systematic review and meta-analysis. </w:t>
      </w:r>
      <w:r>
        <w:rPr>
          <w:i/>
        </w:rPr>
        <w:t>AIDS</w:t>
      </w:r>
      <w:r>
        <w:t xml:space="preserve"> vol. 26 929–938 Preprint at https://doi.org/10.1097/QAD.0b013e328351f5b2 (2012).</w:t>
      </w:r>
    </w:p>
    <w:p w14:paraId="0265385B" w14:textId="77777777" w:rsidR="003A5185" w:rsidRDefault="002E1FE5">
      <w:pPr>
        <w:spacing w:line="360" w:lineRule="auto"/>
        <w:ind w:hanging="640"/>
      </w:pPr>
      <w:r>
        <w:t>37.</w:t>
      </w:r>
      <w:r>
        <w:tab/>
        <w:t xml:space="preserve">Rawizza, H. E. </w:t>
      </w:r>
      <w:r>
        <w:rPr>
          <w:i/>
        </w:rPr>
        <w:t>et al.</w:t>
      </w:r>
      <w:r>
        <w:t xml:space="preserve"> Accumulation of Protease Mutations among Patients Failing Second-Line Antiretroviral Therapy and Response to Salvage Therapy in Nigeria. </w:t>
      </w:r>
      <w:r>
        <w:rPr>
          <w:i/>
        </w:rPr>
        <w:t>PLoS One</w:t>
      </w:r>
      <w:r>
        <w:t xml:space="preserve"> </w:t>
      </w:r>
      <w:r>
        <w:rPr>
          <w:b/>
        </w:rPr>
        <w:t>8</w:t>
      </w:r>
      <w:r>
        <w:t>, e73582 (2013).</w:t>
      </w:r>
    </w:p>
    <w:p w14:paraId="0265385C" w14:textId="77777777" w:rsidR="003A5185" w:rsidRDefault="002E1FE5">
      <w:pPr>
        <w:spacing w:line="360" w:lineRule="auto"/>
        <w:ind w:hanging="640"/>
      </w:pPr>
      <w:r>
        <w:t>38.</w:t>
      </w:r>
      <w:r>
        <w:tab/>
        <w:t xml:space="preserve">Saravanan, S. </w:t>
      </w:r>
      <w:r>
        <w:rPr>
          <w:i/>
        </w:rPr>
        <w:t>et al.</w:t>
      </w:r>
      <w:r>
        <w:t xml:space="preserve"> Viremia and HIV-1 Drug Resistance Mutations Among Patients Receiving Second-Line Highly Active Antiretroviral Therapy in Chennai, Southern India. </w:t>
      </w:r>
      <w:r>
        <w:rPr>
          <w:i/>
        </w:rPr>
        <w:t>Clinical Infectious Diseases</w:t>
      </w:r>
      <w:r>
        <w:t xml:space="preserve"> </w:t>
      </w:r>
      <w:r>
        <w:rPr>
          <w:b/>
        </w:rPr>
        <w:t>54</w:t>
      </w:r>
      <w:r>
        <w:t>, 995–1000 (2012).</w:t>
      </w:r>
    </w:p>
    <w:p w14:paraId="0265385D" w14:textId="77777777" w:rsidR="003A5185" w:rsidRDefault="002E1FE5">
      <w:pPr>
        <w:spacing w:line="360" w:lineRule="auto"/>
        <w:ind w:hanging="640"/>
      </w:pPr>
      <w:r>
        <w:t>39.</w:t>
      </w:r>
      <w:r>
        <w:tab/>
        <w:t xml:space="preserve">Boender, T. S. </w:t>
      </w:r>
      <w:r>
        <w:rPr>
          <w:i/>
        </w:rPr>
        <w:t>et al.</w:t>
      </w:r>
      <w:r>
        <w:t xml:space="preserve"> Protease Inhibitor Resistance in the First 3 Years of Second-Line Antiretroviral Therapy for HIV-1 in Sub-Saharan Africa. </w:t>
      </w:r>
      <w:r>
        <w:rPr>
          <w:i/>
        </w:rPr>
        <w:t>J Infect Dis</w:t>
      </w:r>
      <w:r>
        <w:t xml:space="preserve"> </w:t>
      </w:r>
      <w:r>
        <w:rPr>
          <w:b/>
        </w:rPr>
        <w:t>214</w:t>
      </w:r>
      <w:r>
        <w:t>, 873–883 (2016).</w:t>
      </w:r>
    </w:p>
    <w:p w14:paraId="0265385E" w14:textId="77777777" w:rsidR="003A5185" w:rsidRDefault="002E1FE5">
      <w:pPr>
        <w:spacing w:line="360" w:lineRule="auto"/>
        <w:ind w:hanging="640"/>
      </w:pPr>
      <w:r>
        <w:t>40.</w:t>
      </w:r>
      <w:r>
        <w:tab/>
        <w:t>Ministry of Health National AIDS &amp; STI Control Program. Guidelines on Use of Antiretroviral Drugs for Treating and Preventing HIV Infection in Kenya 2018 Edition.</w:t>
      </w:r>
    </w:p>
    <w:p w14:paraId="0265385F" w14:textId="77777777" w:rsidR="003A5185" w:rsidRDefault="002E1FE5">
      <w:pPr>
        <w:spacing w:line="360" w:lineRule="auto"/>
        <w:ind w:hanging="640"/>
      </w:pPr>
      <w:r>
        <w:t>41.</w:t>
      </w:r>
      <w:r>
        <w:tab/>
        <w:t>National Data Warehouse | Dashboard. https://dwh.nascop.org/#/hiv-treatment/artOptimization/adults.</w:t>
      </w:r>
    </w:p>
    <w:p w14:paraId="02653860" w14:textId="77777777" w:rsidR="003A5185" w:rsidRDefault="002E1FE5">
      <w:pPr>
        <w:spacing w:before="240" w:after="0" w:line="360" w:lineRule="auto"/>
        <w:ind w:right="15"/>
        <w:jc w:val="both"/>
        <w:rPr>
          <w:b/>
          <w:color w:val="000000"/>
        </w:rPr>
      </w:pPr>
      <w:r>
        <w:t> </w:t>
      </w:r>
    </w:p>
    <w:sectPr w:rsidR="003A5185">
      <w:headerReference w:type="default" r:id="rId12"/>
      <w:footerReference w:type="even" r:id="rId13"/>
      <w:footerReference w:type="default" r:id="rId14"/>
      <w:pgSz w:w="12240" w:h="15840"/>
      <w:pgMar w:top="720" w:right="720" w:bottom="720" w:left="72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Nelly Maina" w:date="2025-08-04T00:43:00Z" w:initials="">
    <w:p w14:paraId="02653861" w14:textId="77777777" w:rsidR="003A5185" w:rsidRDefault="00510798">
      <w:pPr>
        <w:widowControl w:val="0"/>
        <w:pBdr>
          <w:top w:val="nil"/>
          <w:left w:val="nil"/>
          <w:bottom w:val="nil"/>
          <w:right w:val="nil"/>
          <w:between w:val="nil"/>
        </w:pBdr>
        <w:spacing w:after="0" w:line="240" w:lineRule="auto"/>
        <w:ind w:left="0" w:right="0" w:firstLine="0"/>
        <w:rPr>
          <w:color w:val="000000"/>
        </w:rPr>
      </w:pPr>
      <w:r>
        <w:rPr>
          <w:rStyle w:val="CommentReference"/>
        </w:rPr>
        <w:annotationRef/>
      </w:r>
      <w:r w:rsidR="002E1FE5">
        <w:rPr>
          <w:color w:val="000000"/>
        </w:rPr>
        <w:t>if patients switch between regimens after beginning second line we will censor them right?</w:t>
      </w:r>
    </w:p>
  </w:comment>
  <w:comment w:id="22" w:author="Douglas Gaitho" w:date="2025-08-04T10:51:00Z" w:initials="">
    <w:p w14:paraId="02653862" w14:textId="77777777" w:rsidR="003A5185" w:rsidRDefault="00510798">
      <w:pPr>
        <w:widowControl w:val="0"/>
        <w:pBdr>
          <w:top w:val="nil"/>
          <w:left w:val="nil"/>
          <w:bottom w:val="nil"/>
          <w:right w:val="nil"/>
          <w:between w:val="nil"/>
        </w:pBdr>
        <w:spacing w:after="0" w:line="240" w:lineRule="auto"/>
        <w:ind w:left="0" w:right="0" w:firstLine="0"/>
        <w:rPr>
          <w:color w:val="000000"/>
        </w:rPr>
      </w:pPr>
      <w:r>
        <w:rPr>
          <w:rStyle w:val="CommentReference"/>
        </w:rPr>
        <w:annotationRef/>
      </w:r>
      <w:r w:rsidR="002E1FE5">
        <w:rPr>
          <w:color w:val="000000"/>
        </w:rPr>
        <w:t>Correct</w:t>
      </w:r>
    </w:p>
  </w:comment>
  <w:comment w:id="24" w:author="Nelly Maina" w:date="2025-08-05T15:03:00Z" w:initials="">
    <w:p w14:paraId="02653863" w14:textId="77777777" w:rsidR="003A5185" w:rsidRDefault="00510798">
      <w:pPr>
        <w:widowControl w:val="0"/>
        <w:pBdr>
          <w:top w:val="nil"/>
          <w:left w:val="nil"/>
          <w:bottom w:val="nil"/>
          <w:right w:val="nil"/>
          <w:between w:val="nil"/>
        </w:pBdr>
        <w:spacing w:after="0" w:line="240" w:lineRule="auto"/>
        <w:ind w:left="0" w:right="0" w:firstLine="0"/>
        <w:rPr>
          <w:color w:val="000000"/>
        </w:rPr>
      </w:pPr>
      <w:r>
        <w:rPr>
          <w:rStyle w:val="CommentReference"/>
        </w:rPr>
        <w:annotationRef/>
      </w:r>
      <w:r w:rsidR="002E1FE5">
        <w:rPr>
          <w:color w:val="000000"/>
        </w:rPr>
        <w:t>we need to provide details of how the data variables and how they will be abstracted / collected  with the most details to ensure transparency.</w:t>
      </w:r>
    </w:p>
  </w:comment>
  <w:comment w:id="25" w:author="Nelly Maina" w:date="2025-08-04T00:35:00Z" w:initials="">
    <w:p w14:paraId="02653864" w14:textId="77777777" w:rsidR="003A5185" w:rsidRDefault="00510798">
      <w:pPr>
        <w:widowControl w:val="0"/>
        <w:pBdr>
          <w:top w:val="nil"/>
          <w:left w:val="nil"/>
          <w:bottom w:val="nil"/>
          <w:right w:val="nil"/>
          <w:between w:val="nil"/>
        </w:pBdr>
        <w:spacing w:after="0" w:line="240" w:lineRule="auto"/>
        <w:ind w:left="0" w:right="0" w:firstLine="0"/>
        <w:rPr>
          <w:color w:val="000000"/>
        </w:rPr>
      </w:pPr>
      <w:r>
        <w:rPr>
          <w:rStyle w:val="CommentReference"/>
        </w:rPr>
        <w:annotationRef/>
      </w:r>
      <w:r w:rsidR="002E1FE5">
        <w:rPr>
          <w:color w:val="000000"/>
        </w:rPr>
        <w:t>The protocol doesn't clarify if follow-up begins on the actual date of second-line ART initiation (T0) or if there is any delay.</w:t>
      </w:r>
    </w:p>
    <w:p w14:paraId="02653865" w14:textId="77777777" w:rsidR="003A5185" w:rsidRDefault="003A5185">
      <w:pPr>
        <w:widowControl w:val="0"/>
        <w:pBdr>
          <w:top w:val="nil"/>
          <w:left w:val="nil"/>
          <w:bottom w:val="nil"/>
          <w:right w:val="nil"/>
          <w:between w:val="nil"/>
        </w:pBdr>
        <w:spacing w:after="0" w:line="240" w:lineRule="auto"/>
        <w:ind w:left="0" w:right="0" w:firstLine="0"/>
        <w:rPr>
          <w:color w:val="000000"/>
        </w:rPr>
      </w:pPr>
    </w:p>
    <w:p w14:paraId="02653866" w14:textId="77777777" w:rsidR="003A5185" w:rsidRDefault="002E1FE5">
      <w:pPr>
        <w:widowControl w:val="0"/>
        <w:pBdr>
          <w:top w:val="nil"/>
          <w:left w:val="nil"/>
          <w:bottom w:val="nil"/>
          <w:right w:val="nil"/>
          <w:between w:val="nil"/>
        </w:pBdr>
        <w:spacing w:after="0" w:line="240" w:lineRule="auto"/>
        <w:ind w:left="0" w:right="0" w:firstLine="0"/>
        <w:rPr>
          <w:color w:val="000000"/>
        </w:rPr>
      </w:pPr>
      <w:r>
        <w:rPr>
          <w:color w:val="000000"/>
        </w:rPr>
        <w:t>Risk: Misclassifying exposure start could introduce immortal time bias, where participants contribute unexposed time to the exposed group</w:t>
      </w:r>
    </w:p>
  </w:comment>
  <w:comment w:id="26" w:author="Douglas Gaitho" w:date="2025-08-04T10:52:00Z" w:initials="">
    <w:p w14:paraId="02653867" w14:textId="77777777" w:rsidR="003A5185" w:rsidRDefault="00510798">
      <w:pPr>
        <w:widowControl w:val="0"/>
        <w:pBdr>
          <w:top w:val="nil"/>
          <w:left w:val="nil"/>
          <w:bottom w:val="nil"/>
          <w:right w:val="nil"/>
          <w:between w:val="nil"/>
        </w:pBdr>
        <w:spacing w:after="0" w:line="240" w:lineRule="auto"/>
        <w:ind w:left="0" w:right="0" w:firstLine="0"/>
        <w:rPr>
          <w:color w:val="000000"/>
        </w:rPr>
      </w:pPr>
      <w:r>
        <w:rPr>
          <w:rStyle w:val="CommentReference"/>
        </w:rPr>
        <w:annotationRef/>
      </w:r>
      <w:r w:rsidR="002E1FE5">
        <w:rPr>
          <w:color w:val="000000"/>
        </w:rPr>
        <w:t>I propose from the time of 2nd line ART initiation, this is well documented in the EMR</w:t>
      </w:r>
    </w:p>
  </w:comment>
  <w:comment w:id="27" w:author="Edmon O. Obat" w:date="2025-08-04T15:12:00Z" w:initials="">
    <w:p w14:paraId="02653868" w14:textId="77777777" w:rsidR="003A5185" w:rsidRDefault="00510798">
      <w:pPr>
        <w:widowControl w:val="0"/>
        <w:pBdr>
          <w:top w:val="nil"/>
          <w:left w:val="nil"/>
          <w:bottom w:val="nil"/>
          <w:right w:val="nil"/>
          <w:between w:val="nil"/>
        </w:pBdr>
        <w:spacing w:after="0" w:line="240" w:lineRule="auto"/>
        <w:ind w:left="0" w:right="0" w:firstLine="0"/>
        <w:rPr>
          <w:color w:val="000000"/>
        </w:rPr>
      </w:pPr>
      <w:r>
        <w:rPr>
          <w:rStyle w:val="CommentReference"/>
        </w:rPr>
        <w:annotationRef/>
      </w:r>
      <w:r w:rsidR="002E1FE5">
        <w:rPr>
          <w:color w:val="000000"/>
        </w:rPr>
        <w:t>Echo</w:t>
      </w:r>
    </w:p>
  </w:comment>
  <w:comment w:id="28" w:author="nelly maina" w:date="2026-03-17T13:54:00Z" w:initials="nm">
    <w:p w14:paraId="0B3A8B01" w14:textId="77777777" w:rsidR="00554BFA" w:rsidRDefault="00554BFA" w:rsidP="00554BFA">
      <w:pPr>
        <w:pStyle w:val="CommentText"/>
        <w:ind w:left="0" w:firstLine="0"/>
      </w:pPr>
      <w:r>
        <w:rPr>
          <w:rStyle w:val="CommentReference"/>
        </w:rPr>
        <w:annotationRef/>
      </w:r>
      <w:r>
        <w:t xml:space="preserve"> when is this Morisky score to be applied ?</w:t>
      </w:r>
    </w:p>
  </w:comment>
  <w:comment w:id="29" w:author="nelly maina" w:date="2026-03-17T13:55:00Z" w:initials="nm">
    <w:p w14:paraId="6C9729CC" w14:textId="77777777" w:rsidR="00E4791F" w:rsidRDefault="00E4791F" w:rsidP="00E4791F">
      <w:pPr>
        <w:pStyle w:val="CommentText"/>
        <w:ind w:left="0" w:firstLine="0"/>
      </w:pPr>
      <w:r>
        <w:rPr>
          <w:rStyle w:val="CommentReference"/>
        </w:rPr>
        <w:annotationRef/>
      </w:r>
      <w:r>
        <w:t xml:space="preserve">Also do we really need to get the 1yr data </w:t>
      </w:r>
    </w:p>
  </w:comment>
  <w:comment w:id="30" w:author="Nelly Maina" w:date="2025-08-04T00:38:00Z" w:initials="">
    <w:p w14:paraId="02653869" w14:textId="77777777" w:rsidR="003A5185" w:rsidRDefault="00510798">
      <w:pPr>
        <w:widowControl w:val="0"/>
        <w:pBdr>
          <w:top w:val="nil"/>
          <w:left w:val="nil"/>
          <w:bottom w:val="nil"/>
          <w:right w:val="nil"/>
          <w:between w:val="nil"/>
        </w:pBdr>
        <w:spacing w:after="0" w:line="240" w:lineRule="auto"/>
        <w:ind w:left="0" w:right="0" w:firstLine="0"/>
        <w:rPr>
          <w:color w:val="000000"/>
        </w:rPr>
      </w:pPr>
      <w:r>
        <w:rPr>
          <w:rStyle w:val="CommentReference"/>
        </w:rPr>
        <w:annotationRef/>
      </w:r>
      <w:r w:rsidR="002E1FE5">
        <w:rPr>
          <w:color w:val="000000"/>
        </w:rPr>
        <w:t>The protocol plans to use log-binomial regression only, despite virological failure and death being time-dependent outcomes. Should we consider Including Cox proportional hazards models or Poisson regression with person-time offsets to Estimate time to VF and Model time to death or clinical failure</w:t>
      </w:r>
    </w:p>
  </w:comment>
  <w:comment w:id="31" w:author="Douglas Gaitho" w:date="2025-08-04T10:53:00Z" w:initials="">
    <w:p w14:paraId="0265386A" w14:textId="77777777" w:rsidR="003A5185" w:rsidRDefault="00510798">
      <w:pPr>
        <w:widowControl w:val="0"/>
        <w:pBdr>
          <w:top w:val="nil"/>
          <w:left w:val="nil"/>
          <w:bottom w:val="nil"/>
          <w:right w:val="nil"/>
          <w:between w:val="nil"/>
        </w:pBdr>
        <w:spacing w:after="0" w:line="240" w:lineRule="auto"/>
        <w:ind w:left="0" w:right="0" w:firstLine="0"/>
        <w:rPr>
          <w:color w:val="000000"/>
        </w:rPr>
      </w:pPr>
      <w:r>
        <w:rPr>
          <w:rStyle w:val="CommentReference"/>
        </w:rPr>
        <w:annotationRef/>
      </w:r>
      <w:r w:rsidR="002E1FE5">
        <w:rPr>
          <w:color w:val="000000"/>
        </w:rPr>
        <w:t>In agreement</w:t>
      </w:r>
    </w:p>
  </w:comment>
  <w:comment w:id="32" w:author="Edmon O. Obat" w:date="2025-08-04T15:11:00Z" w:initials="">
    <w:p w14:paraId="0265386B" w14:textId="77777777" w:rsidR="003A5185" w:rsidRDefault="00510798">
      <w:pPr>
        <w:widowControl w:val="0"/>
        <w:pBdr>
          <w:top w:val="nil"/>
          <w:left w:val="nil"/>
          <w:bottom w:val="nil"/>
          <w:right w:val="nil"/>
          <w:between w:val="nil"/>
        </w:pBdr>
        <w:spacing w:after="0" w:line="240" w:lineRule="auto"/>
        <w:ind w:left="0" w:right="0" w:firstLine="0"/>
        <w:rPr>
          <w:color w:val="000000"/>
        </w:rPr>
      </w:pPr>
      <w:r>
        <w:rPr>
          <w:rStyle w:val="CommentReference"/>
        </w:rPr>
        <w:annotationRef/>
      </w:r>
      <w:r w:rsidR="002E1FE5">
        <w:rPr>
          <w:color w:val="000000"/>
        </w:rPr>
        <w:t>In agreement too</w:t>
      </w:r>
    </w:p>
  </w:comment>
  <w:comment w:id="33" w:author="Nelly Maina" w:date="2025-08-04T00:47:00Z" w:initials="">
    <w:p w14:paraId="0265386C" w14:textId="77777777" w:rsidR="003A5185" w:rsidRDefault="00510798">
      <w:pPr>
        <w:widowControl w:val="0"/>
        <w:pBdr>
          <w:top w:val="nil"/>
          <w:left w:val="nil"/>
          <w:bottom w:val="nil"/>
          <w:right w:val="nil"/>
          <w:between w:val="nil"/>
        </w:pBdr>
        <w:spacing w:after="0" w:line="240" w:lineRule="auto"/>
        <w:ind w:left="0" w:right="0" w:firstLine="0"/>
        <w:rPr>
          <w:color w:val="000000"/>
        </w:rPr>
      </w:pPr>
      <w:r>
        <w:rPr>
          <w:rStyle w:val="CommentReference"/>
        </w:rPr>
        <w:annotationRef/>
      </w:r>
      <w:r w:rsidR="002E1FE5">
        <w:rPr>
          <w:color w:val="000000"/>
        </w:rPr>
        <w:t>Subgroup analyses: children vs. adults, baseline CD4 strata, TB status?</w:t>
      </w:r>
    </w:p>
  </w:comment>
  <w:comment w:id="34" w:author="Douglas Gaitho" w:date="2025-08-04T10:54:00Z" w:initials="">
    <w:p w14:paraId="0265386D" w14:textId="77777777" w:rsidR="003A5185" w:rsidRDefault="00510798">
      <w:pPr>
        <w:widowControl w:val="0"/>
        <w:pBdr>
          <w:top w:val="nil"/>
          <w:left w:val="nil"/>
          <w:bottom w:val="nil"/>
          <w:right w:val="nil"/>
          <w:between w:val="nil"/>
        </w:pBdr>
        <w:spacing w:after="0" w:line="240" w:lineRule="auto"/>
        <w:ind w:left="0" w:right="0" w:firstLine="0"/>
        <w:rPr>
          <w:color w:val="000000"/>
        </w:rPr>
      </w:pPr>
      <w:r>
        <w:rPr>
          <w:rStyle w:val="CommentReference"/>
        </w:rPr>
        <w:annotationRef/>
      </w:r>
      <w:r w:rsidR="002E1FE5">
        <w:rPr>
          <w:color w:val="000000"/>
        </w:rPr>
        <w:t>We could discuss this further during our call - in addition regimen, CD4 and TB stats could be part of advanced HIV disease</w:t>
      </w:r>
    </w:p>
  </w:comment>
  <w:comment w:id="35" w:author="Nelly Maina" w:date="2025-08-04T00:41:00Z" w:initials="">
    <w:p w14:paraId="0265386E" w14:textId="77777777" w:rsidR="003A5185" w:rsidRDefault="00510798">
      <w:pPr>
        <w:widowControl w:val="0"/>
        <w:pBdr>
          <w:top w:val="nil"/>
          <w:left w:val="nil"/>
          <w:bottom w:val="nil"/>
          <w:right w:val="nil"/>
          <w:between w:val="nil"/>
        </w:pBdr>
        <w:spacing w:after="0" w:line="240" w:lineRule="auto"/>
        <w:ind w:left="0" w:right="0" w:firstLine="0"/>
        <w:rPr>
          <w:color w:val="000000"/>
        </w:rPr>
      </w:pPr>
      <w:r>
        <w:rPr>
          <w:rStyle w:val="CommentReference"/>
        </w:rPr>
        <w:annotationRef/>
      </w:r>
      <w:r w:rsidR="002E1FE5">
        <w:rPr>
          <w:color w:val="000000"/>
        </w:rPr>
        <w:t>The analysis plan does not mention accounting for clustering by facility (which influences care quality and outcomes). is it something that would be of importance ? if so, should we consider using robust standard errors clustered at the facility level, or mixed-effects models to adjust for within-facility correlation @lydiaodero@gmail.com</w:t>
      </w:r>
    </w:p>
    <w:p w14:paraId="0265386F" w14:textId="77777777" w:rsidR="003A5185" w:rsidRDefault="002E1FE5">
      <w:pPr>
        <w:widowControl w:val="0"/>
        <w:pBdr>
          <w:top w:val="nil"/>
          <w:left w:val="nil"/>
          <w:bottom w:val="nil"/>
          <w:right w:val="nil"/>
          <w:between w:val="nil"/>
        </w:pBdr>
        <w:spacing w:after="0" w:line="240" w:lineRule="auto"/>
        <w:ind w:left="0" w:right="0" w:firstLine="0"/>
        <w:rPr>
          <w:color w:val="000000"/>
        </w:rPr>
      </w:pPr>
      <w:r>
        <w:rPr>
          <w:color w:val="000000"/>
        </w:rPr>
        <w:t>_Assigned to lydiaodero@gmail.com_</w:t>
      </w:r>
    </w:p>
  </w:comment>
  <w:comment w:id="36" w:author="Edmon O. Obat" w:date="2025-08-04T15:13:00Z" w:initials="">
    <w:p w14:paraId="02653870" w14:textId="77777777" w:rsidR="003A5185" w:rsidRDefault="00510798">
      <w:pPr>
        <w:widowControl w:val="0"/>
        <w:pBdr>
          <w:top w:val="nil"/>
          <w:left w:val="nil"/>
          <w:bottom w:val="nil"/>
          <w:right w:val="nil"/>
          <w:between w:val="nil"/>
        </w:pBdr>
        <w:spacing w:after="0" w:line="240" w:lineRule="auto"/>
        <w:ind w:left="0" w:right="0" w:firstLine="0"/>
        <w:rPr>
          <w:color w:val="000000"/>
        </w:rPr>
      </w:pPr>
      <w:r>
        <w:rPr>
          <w:rStyle w:val="CommentReference"/>
        </w:rPr>
        <w:annotationRef/>
      </w:r>
      <w:r w:rsidR="002E1FE5">
        <w:rPr>
          <w:color w:val="000000"/>
        </w:rPr>
        <w:t>We can discuss further, but wouldn't that open a pandora's box given the expectation that care is standardised? The subject aspect would be the quality of adherence counselling.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653861" w15:done="0"/>
  <w15:commentEx w15:paraId="02653862" w15:done="0"/>
  <w15:commentEx w15:paraId="02653863" w15:done="0"/>
  <w15:commentEx w15:paraId="02653866" w15:done="0"/>
  <w15:commentEx w15:paraId="02653867" w15:done="0"/>
  <w15:commentEx w15:paraId="02653868" w15:done="0"/>
  <w15:commentEx w15:paraId="0B3A8B01" w15:done="0"/>
  <w15:commentEx w15:paraId="6C9729CC" w15:paraIdParent="0B3A8B01" w15:done="0"/>
  <w15:commentEx w15:paraId="02653869" w15:done="0"/>
  <w15:commentEx w15:paraId="0265386A" w15:done="0"/>
  <w15:commentEx w15:paraId="0265386B" w15:done="0"/>
  <w15:commentEx w15:paraId="0265386C" w15:done="0"/>
  <w15:commentEx w15:paraId="0265386D" w15:done="0"/>
  <w15:commentEx w15:paraId="0265386F" w15:done="0"/>
  <w15:commentEx w15:paraId="026538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043E53" w16cex:dateUtc="2026-03-17T17:54:00Z"/>
  <w16cex:commentExtensible w16cex:durableId="1527C873" w16cex:dateUtc="2026-03-17T1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653861" w16cid:durableId="0265386A"/>
  <w16cid:commentId w16cid:paraId="02653862" w16cid:durableId="0265386B"/>
  <w16cid:commentId w16cid:paraId="02653863" w16cid:durableId="0265386C"/>
  <w16cid:commentId w16cid:paraId="02653866" w16cid:durableId="0265386F"/>
  <w16cid:commentId w16cid:paraId="02653867" w16cid:durableId="02653870"/>
  <w16cid:commentId w16cid:paraId="02653868" w16cid:durableId="02653871"/>
  <w16cid:commentId w16cid:paraId="0B3A8B01" w16cid:durableId="17043E53"/>
  <w16cid:commentId w16cid:paraId="6C9729CC" w16cid:durableId="1527C873"/>
  <w16cid:commentId w16cid:paraId="02653869" w16cid:durableId="02653872"/>
  <w16cid:commentId w16cid:paraId="0265386A" w16cid:durableId="02653873"/>
  <w16cid:commentId w16cid:paraId="0265386B" w16cid:durableId="02653874"/>
  <w16cid:commentId w16cid:paraId="0265386C" w16cid:durableId="02653875"/>
  <w16cid:commentId w16cid:paraId="0265386D" w16cid:durableId="02653876"/>
  <w16cid:commentId w16cid:paraId="0265386F" w16cid:durableId="02653878"/>
  <w16cid:commentId w16cid:paraId="02653870" w16cid:durableId="026538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FC15A" w14:textId="77777777" w:rsidR="00EC6E93" w:rsidRDefault="00EC6E93">
      <w:pPr>
        <w:spacing w:after="0" w:line="240" w:lineRule="auto"/>
      </w:pPr>
      <w:r>
        <w:separator/>
      </w:r>
    </w:p>
  </w:endnote>
  <w:endnote w:type="continuationSeparator" w:id="0">
    <w:p w14:paraId="2EE028C7" w14:textId="77777777" w:rsidR="00EC6E93" w:rsidRDefault="00EC6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B87AAE1-78E7-4629-82A7-F0D96C4B64B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14701B1-E437-4D6B-BFC4-82A189FD931B}"/>
    <w:embedBold r:id="rId3" w:fontKey="{9E784376-010C-408F-B90B-8E3CB36C77FD}"/>
    <w:embedBoldItalic r:id="rId4" w:fontKey="{452C8132-3007-400A-AA23-1DAA724B76D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F67B3D91-EF2D-4028-AB8B-8E93F6F84C27}"/>
  </w:font>
  <w:font w:name="Aptos">
    <w:charset w:val="00"/>
    <w:family w:val="swiss"/>
    <w:pitch w:val="variable"/>
    <w:sig w:usb0="20000287" w:usb1="00000003" w:usb2="00000000" w:usb3="00000000" w:csb0="0000019F" w:csb1="00000000"/>
    <w:embedRegular r:id="rId6" w:fontKey="{1BF78DB2-0299-4317-9B2F-D35AC513D9D8}"/>
    <w:embedBold r:id="rId7" w:fontKey="{9D769723-FA86-429A-98EB-F78D6694CF35}"/>
  </w:font>
  <w:font w:name="Cambria Math">
    <w:panose1 w:val="02040503050406030204"/>
    <w:charset w:val="00"/>
    <w:family w:val="roman"/>
    <w:pitch w:val="variable"/>
    <w:sig w:usb0="E00006FF" w:usb1="420024FF" w:usb2="02000000" w:usb3="00000000" w:csb0="0000019F" w:csb1="00000000"/>
    <w:embedRegular r:id="rId8" w:fontKey="{2C4AA747-91EE-44EB-BABB-08952EE1F6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3876" w14:textId="77777777" w:rsidR="003A5185" w:rsidRDefault="002E1FE5">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2653877" w14:textId="77777777" w:rsidR="003A5185" w:rsidRDefault="003A5185">
    <w:pPr>
      <w:pBdr>
        <w:top w:val="nil"/>
        <w:left w:val="nil"/>
        <w:bottom w:val="nil"/>
        <w:right w:val="nil"/>
        <w:between w:val="nil"/>
      </w:pBdr>
      <w:tabs>
        <w:tab w:val="center" w:pos="4680"/>
        <w:tab w:val="right" w:pos="9360"/>
      </w:tabs>
      <w:spacing w:after="0" w:line="240" w:lineRule="auto"/>
      <w:ind w:right="360"/>
      <w:jc w:val="right"/>
      <w:rPr>
        <w:color w:val="000000"/>
      </w:rPr>
    </w:pPr>
  </w:p>
  <w:p w14:paraId="02653878" w14:textId="77777777" w:rsidR="003A5185" w:rsidRDefault="003A5185">
    <w:pPr>
      <w:pBdr>
        <w:top w:val="nil"/>
        <w:left w:val="nil"/>
        <w:bottom w:val="nil"/>
        <w:right w:val="nil"/>
        <w:between w:val="nil"/>
      </w:pBdr>
      <w:tabs>
        <w:tab w:val="center" w:pos="4680"/>
        <w:tab w:val="right" w:pos="9360"/>
      </w:tabs>
      <w:spacing w:after="0" w:line="240" w:lineRule="auto"/>
      <w:ind w:right="360"/>
      <w:jc w:val="right"/>
      <w:rPr>
        <w:color w:val="000000"/>
      </w:rPr>
    </w:pPr>
  </w:p>
  <w:p w14:paraId="02653879" w14:textId="77777777" w:rsidR="003A5185" w:rsidRDefault="003A5185">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387A" w14:textId="77777777" w:rsidR="003A5185" w:rsidRDefault="002E1FE5">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0265387B" w14:textId="77777777" w:rsidR="003A5185" w:rsidRDefault="003A5185">
    <w:pPr>
      <w:pBdr>
        <w:top w:val="nil"/>
        <w:left w:val="nil"/>
        <w:bottom w:val="nil"/>
        <w:right w:val="nil"/>
        <w:between w:val="nil"/>
      </w:pBdr>
      <w:tabs>
        <w:tab w:val="center" w:pos="4680"/>
        <w:tab w:val="right" w:pos="9360"/>
      </w:tabs>
      <w:spacing w:after="0" w:line="240" w:lineRule="auto"/>
      <w:ind w:right="360"/>
      <w:jc w:val="right"/>
      <w:rPr>
        <w:color w:val="000000"/>
      </w:rPr>
    </w:pPr>
  </w:p>
  <w:p w14:paraId="0265387C" w14:textId="77777777" w:rsidR="003A5185" w:rsidRDefault="003A5185">
    <w:pPr>
      <w:pBdr>
        <w:top w:val="nil"/>
        <w:left w:val="nil"/>
        <w:bottom w:val="nil"/>
        <w:right w:val="nil"/>
        <w:between w:val="nil"/>
      </w:pBdr>
      <w:tabs>
        <w:tab w:val="center" w:pos="4680"/>
        <w:tab w:val="right" w:pos="9360"/>
      </w:tabs>
      <w:spacing w:after="0" w:line="240" w:lineRule="auto"/>
      <w:ind w:right="360"/>
      <w:jc w:val="right"/>
      <w:rPr>
        <w:color w:val="000000"/>
      </w:rPr>
    </w:pPr>
  </w:p>
  <w:p w14:paraId="0265387D" w14:textId="77777777" w:rsidR="003A5185" w:rsidRDefault="003A5185">
    <w:pPr>
      <w:pBdr>
        <w:top w:val="nil"/>
        <w:left w:val="nil"/>
        <w:bottom w:val="nil"/>
        <w:right w:val="nil"/>
        <w:between w:val="nil"/>
      </w:pBdr>
      <w:tabs>
        <w:tab w:val="center" w:pos="4680"/>
        <w:tab w:val="right" w:pos="9360"/>
      </w:tabs>
      <w:spacing w:after="0" w:line="240" w:lineRule="auto"/>
      <w:ind w:left="0"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3B08D" w14:textId="77777777" w:rsidR="00EC6E93" w:rsidRDefault="00EC6E93">
      <w:pPr>
        <w:spacing w:after="0" w:line="240" w:lineRule="auto"/>
      </w:pPr>
      <w:r>
        <w:separator/>
      </w:r>
    </w:p>
  </w:footnote>
  <w:footnote w:type="continuationSeparator" w:id="0">
    <w:p w14:paraId="05EFB05A" w14:textId="77777777" w:rsidR="00EC6E93" w:rsidRDefault="00EC6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3875" w14:textId="77777777" w:rsidR="003A5185" w:rsidRDefault="003A5185">
    <w:pPr>
      <w:pBdr>
        <w:top w:val="nil"/>
        <w:left w:val="nil"/>
        <w:bottom w:val="nil"/>
        <w:right w:val="nil"/>
        <w:between w:val="nil"/>
      </w:pBdr>
      <w:tabs>
        <w:tab w:val="center" w:pos="4680"/>
        <w:tab w:val="right" w:pos="9360"/>
      </w:tabs>
      <w:spacing w:after="0" w:line="240" w:lineRule="auto"/>
      <w:ind w:left="0"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2533B"/>
    <w:multiLevelType w:val="multilevel"/>
    <w:tmpl w:val="7ACE96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09685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lly maina">
    <w15:presenceInfo w15:providerId="Windows Live" w15:userId="c98c98aaf72ba7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185"/>
    <w:rsid w:val="00252268"/>
    <w:rsid w:val="002E1FE5"/>
    <w:rsid w:val="0038562E"/>
    <w:rsid w:val="003A5185"/>
    <w:rsid w:val="00402563"/>
    <w:rsid w:val="004056CC"/>
    <w:rsid w:val="004137EE"/>
    <w:rsid w:val="00510798"/>
    <w:rsid w:val="00554BFA"/>
    <w:rsid w:val="00C6352E"/>
    <w:rsid w:val="00E4791F"/>
    <w:rsid w:val="00EC6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373F"/>
  <w15:docId w15:val="{AAEE5AA1-8ACB-4A9C-849E-F482305CA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5" w:line="242" w:lineRule="auto"/>
        <w:ind w:left="9" w:right="8" w:hanging="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7E6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rFonts w:ascii="Calibri" w:eastAsia="Calibri" w:hAnsi="Calibri" w:cs="Calibri"/>
      <w:sz w:val="56"/>
      <w:szCs w:val="56"/>
    </w:rPr>
  </w:style>
  <w:style w:type="character" w:customStyle="1" w:styleId="Heading1Char">
    <w:name w:val="Heading 1 Char"/>
    <w:basedOn w:val="DefaultParagraphFont"/>
    <w:link w:val="Heading1"/>
    <w:uiPriority w:val="9"/>
    <w:rsid w:val="007E6A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6A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A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A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A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A18"/>
    <w:rPr>
      <w:rFonts w:eastAsiaTheme="majorEastAsia" w:cstheme="majorBidi"/>
      <w:color w:val="272727" w:themeColor="text1" w:themeTint="D8"/>
    </w:rPr>
  </w:style>
  <w:style w:type="character" w:customStyle="1" w:styleId="TitleChar">
    <w:name w:val="Title Char"/>
    <w:basedOn w:val="DefaultParagraphFont"/>
    <w:link w:val="Title"/>
    <w:uiPriority w:val="10"/>
    <w:rsid w:val="007E6A1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E6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A18"/>
    <w:pPr>
      <w:spacing w:before="160"/>
      <w:jc w:val="center"/>
    </w:pPr>
    <w:rPr>
      <w:i/>
      <w:iCs/>
      <w:color w:val="404040" w:themeColor="text1" w:themeTint="BF"/>
    </w:rPr>
  </w:style>
  <w:style w:type="character" w:customStyle="1" w:styleId="QuoteChar">
    <w:name w:val="Quote Char"/>
    <w:basedOn w:val="DefaultParagraphFont"/>
    <w:link w:val="Quote"/>
    <w:uiPriority w:val="29"/>
    <w:rsid w:val="007E6A18"/>
    <w:rPr>
      <w:i/>
      <w:iCs/>
      <w:color w:val="404040" w:themeColor="text1" w:themeTint="BF"/>
    </w:rPr>
  </w:style>
  <w:style w:type="paragraph" w:styleId="ListParagraph">
    <w:name w:val="List Paragraph"/>
    <w:basedOn w:val="Normal"/>
    <w:link w:val="ListParagraphChar"/>
    <w:uiPriority w:val="34"/>
    <w:qFormat/>
    <w:rsid w:val="007E6A18"/>
    <w:pPr>
      <w:ind w:left="720"/>
      <w:contextualSpacing/>
    </w:pPr>
  </w:style>
  <w:style w:type="character" w:styleId="IntenseEmphasis">
    <w:name w:val="Intense Emphasis"/>
    <w:basedOn w:val="DefaultParagraphFont"/>
    <w:uiPriority w:val="21"/>
    <w:qFormat/>
    <w:rsid w:val="007E6A18"/>
    <w:rPr>
      <w:i/>
      <w:iCs/>
      <w:color w:val="2F5496" w:themeColor="accent1" w:themeShade="BF"/>
    </w:rPr>
  </w:style>
  <w:style w:type="paragraph" w:styleId="IntenseQuote">
    <w:name w:val="Intense Quote"/>
    <w:basedOn w:val="Normal"/>
    <w:next w:val="Normal"/>
    <w:link w:val="IntenseQuoteChar"/>
    <w:uiPriority w:val="30"/>
    <w:qFormat/>
    <w:rsid w:val="007E6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A18"/>
    <w:rPr>
      <w:i/>
      <w:iCs/>
      <w:color w:val="2F5496" w:themeColor="accent1" w:themeShade="BF"/>
    </w:rPr>
  </w:style>
  <w:style w:type="character" w:styleId="IntenseReference">
    <w:name w:val="Intense Reference"/>
    <w:basedOn w:val="DefaultParagraphFont"/>
    <w:uiPriority w:val="32"/>
    <w:qFormat/>
    <w:rsid w:val="007E6A18"/>
    <w:rPr>
      <w:b/>
      <w:bCs/>
      <w:smallCaps/>
      <w:color w:val="2F5496" w:themeColor="accent1" w:themeShade="BF"/>
      <w:spacing w:val="5"/>
    </w:rPr>
  </w:style>
  <w:style w:type="paragraph" w:styleId="Header">
    <w:name w:val="header"/>
    <w:basedOn w:val="Normal"/>
    <w:link w:val="HeaderChar"/>
    <w:uiPriority w:val="99"/>
    <w:unhideWhenUsed/>
    <w:rsid w:val="007E6A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A18"/>
    <w:rPr>
      <w:rFonts w:ascii="Arial" w:eastAsia="Arial" w:hAnsi="Arial" w:cs="Arial"/>
      <w:lang w:val="en-US"/>
    </w:rPr>
  </w:style>
  <w:style w:type="paragraph" w:styleId="Footer">
    <w:name w:val="footer"/>
    <w:basedOn w:val="Normal"/>
    <w:link w:val="FooterChar"/>
    <w:uiPriority w:val="99"/>
    <w:unhideWhenUsed/>
    <w:rsid w:val="007E6A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A18"/>
    <w:rPr>
      <w:rFonts w:ascii="Arial" w:eastAsia="Arial" w:hAnsi="Arial" w:cs="Arial"/>
      <w:lang w:val="en-US"/>
    </w:rPr>
  </w:style>
  <w:style w:type="paragraph" w:styleId="NormalWeb">
    <w:name w:val="Normal (Web)"/>
    <w:basedOn w:val="Normal"/>
    <w:uiPriority w:val="99"/>
    <w:unhideWhenUsed/>
    <w:rsid w:val="007E6A18"/>
    <w:pPr>
      <w:spacing w:before="100" w:beforeAutospacing="1" w:after="100" w:afterAutospacing="1" w:line="240" w:lineRule="auto"/>
      <w:ind w:left="0" w:right="0" w:firstLine="0"/>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sid w:val="007E6A18"/>
  </w:style>
  <w:style w:type="character" w:styleId="PageNumber">
    <w:name w:val="page number"/>
    <w:basedOn w:val="DefaultParagraphFont"/>
    <w:uiPriority w:val="99"/>
    <w:semiHidden/>
    <w:unhideWhenUsed/>
    <w:rsid w:val="007E6A18"/>
  </w:style>
  <w:style w:type="table" w:styleId="TableGrid">
    <w:name w:val="Table Grid"/>
    <w:basedOn w:val="TableNormal"/>
    <w:uiPriority w:val="39"/>
    <w:rsid w:val="00B070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44D6E"/>
    <w:rPr>
      <w:sz w:val="16"/>
      <w:szCs w:val="16"/>
    </w:rPr>
  </w:style>
  <w:style w:type="paragraph" w:styleId="CommentText">
    <w:name w:val="annotation text"/>
    <w:basedOn w:val="Normal"/>
    <w:link w:val="CommentTextChar"/>
    <w:uiPriority w:val="99"/>
    <w:unhideWhenUsed/>
    <w:rsid w:val="00944D6E"/>
    <w:pPr>
      <w:spacing w:line="240" w:lineRule="auto"/>
    </w:pPr>
    <w:rPr>
      <w:sz w:val="20"/>
      <w:szCs w:val="20"/>
    </w:rPr>
  </w:style>
  <w:style w:type="character" w:customStyle="1" w:styleId="CommentTextChar">
    <w:name w:val="Comment Text Char"/>
    <w:basedOn w:val="DefaultParagraphFont"/>
    <w:link w:val="CommentText"/>
    <w:uiPriority w:val="99"/>
    <w:rsid w:val="00944D6E"/>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944D6E"/>
    <w:rPr>
      <w:b/>
      <w:bCs/>
    </w:rPr>
  </w:style>
  <w:style w:type="character" w:customStyle="1" w:styleId="CommentSubjectChar">
    <w:name w:val="Comment Subject Char"/>
    <w:basedOn w:val="CommentTextChar"/>
    <w:link w:val="CommentSubject"/>
    <w:uiPriority w:val="99"/>
    <w:semiHidden/>
    <w:rsid w:val="00944D6E"/>
    <w:rPr>
      <w:rFonts w:ascii="Arial" w:eastAsia="Arial" w:hAnsi="Arial" w:cs="Arial"/>
      <w:b/>
      <w:bCs/>
      <w:sz w:val="20"/>
      <w:szCs w:val="20"/>
      <w:lang w:val="en-US"/>
    </w:rPr>
  </w:style>
  <w:style w:type="table" w:customStyle="1" w:styleId="a">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qFormat/>
    <w:rsid w:val="00D32FDA"/>
    <w:pPr>
      <w:spacing w:before="480" w:after="0" w:line="276" w:lineRule="auto"/>
      <w:ind w:left="0" w:right="0" w:firstLine="0"/>
      <w:outlineLvl w:val="9"/>
    </w:pPr>
    <w:rPr>
      <w:b/>
      <w:bCs/>
      <w:sz w:val="28"/>
      <w:szCs w:val="28"/>
    </w:rPr>
  </w:style>
  <w:style w:type="paragraph" w:styleId="TOC1">
    <w:name w:val="toc 1"/>
    <w:basedOn w:val="Normal"/>
    <w:next w:val="Normal"/>
    <w:autoRedefine/>
    <w:uiPriority w:val="39"/>
    <w:unhideWhenUsed/>
    <w:rsid w:val="00D32FDA"/>
    <w:pPr>
      <w:spacing w:before="120" w:after="0"/>
      <w:ind w:left="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D32FDA"/>
    <w:pPr>
      <w:spacing w:before="120" w:after="0"/>
      <w:ind w:left="220"/>
    </w:pPr>
    <w:rPr>
      <w:rFonts w:asciiTheme="minorHAnsi" w:hAnsiTheme="minorHAnsi" w:cstheme="minorHAnsi"/>
      <w:b/>
      <w:bCs/>
    </w:rPr>
  </w:style>
  <w:style w:type="character" w:styleId="Hyperlink">
    <w:name w:val="Hyperlink"/>
    <w:basedOn w:val="DefaultParagraphFont"/>
    <w:uiPriority w:val="99"/>
    <w:unhideWhenUsed/>
    <w:rsid w:val="00D32FDA"/>
    <w:rPr>
      <w:color w:val="0563C1" w:themeColor="hyperlink"/>
      <w:u w:val="single"/>
    </w:rPr>
  </w:style>
  <w:style w:type="paragraph" w:styleId="TOC3">
    <w:name w:val="toc 3"/>
    <w:basedOn w:val="Normal"/>
    <w:next w:val="Normal"/>
    <w:autoRedefine/>
    <w:uiPriority w:val="39"/>
    <w:semiHidden/>
    <w:unhideWhenUsed/>
    <w:rsid w:val="00D32FDA"/>
    <w:pPr>
      <w:spacing w:after="0"/>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D32FDA"/>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32FDA"/>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32FDA"/>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32FDA"/>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32FDA"/>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32FDA"/>
    <w:pPr>
      <w:spacing w:after="0"/>
      <w:ind w:left="1760"/>
    </w:pPr>
    <w:rPr>
      <w:rFonts w:asciiTheme="minorHAnsi" w:hAnsiTheme="minorHAnsi" w:cstheme="minorHAnsi"/>
      <w:sz w:val="20"/>
      <w:szCs w:val="20"/>
    </w:rPr>
  </w:style>
  <w:style w:type="paragraph" w:styleId="Caption">
    <w:name w:val="caption"/>
    <w:basedOn w:val="Normal"/>
    <w:next w:val="Normal"/>
    <w:uiPriority w:val="35"/>
    <w:unhideWhenUsed/>
    <w:qFormat/>
    <w:rsid w:val="004E309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E309C"/>
    <w:pPr>
      <w:spacing w:after="0"/>
      <w:ind w:left="0"/>
    </w:p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Revision">
    <w:name w:val="Revision"/>
    <w:hidden/>
    <w:uiPriority w:val="99"/>
    <w:semiHidden/>
    <w:rsid w:val="007D3E58"/>
    <w:pPr>
      <w:spacing w:after="0" w:line="240" w:lineRule="auto"/>
      <w:ind w:left="0" w:right="0" w:firstLine="0"/>
    </w:pPr>
  </w:style>
  <w:style w:type="character" w:styleId="PlaceholderText">
    <w:name w:val="Placeholder Text"/>
    <w:basedOn w:val="DefaultParagraphFont"/>
    <w:uiPriority w:val="99"/>
    <w:semiHidden/>
    <w:rsid w:val="00CE1566"/>
    <w:rPr>
      <w:color w:val="666666"/>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aZbfewijMSL/B1KGryce9/GQ==">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16</Pages>
  <Words>4311</Words>
  <Characters>24577</Characters>
  <Application>Microsoft Office Word</Application>
  <DocSecurity>0</DocSecurity>
  <Lines>204</Lines>
  <Paragraphs>57</Paragraphs>
  <ScaleCrop>false</ScaleCrop>
  <Company/>
  <LinksUpToDate>false</LinksUpToDate>
  <CharactersWithSpaces>28831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Shamim MA</dc:creator>
  <cp:lastModifiedBy>nelly maina</cp:lastModifiedBy>
  <cp:revision>7</cp:revision>
  <dcterms:created xsi:type="dcterms:W3CDTF">2025-08-07T19:25:00Z</dcterms:created>
  <dcterms:modified xsi:type="dcterms:W3CDTF">2026-03-17T17:55:00Z</dcterms:modified>
</cp:coreProperties>
</file>